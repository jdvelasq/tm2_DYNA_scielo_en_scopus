
<file path=[Content_Types].xml><?xml version="1.0" encoding="utf-8"?>
<Types xmlns="http://schemas.openxmlformats.org/package/2006/content-types">
  <Default Extension="bin" ContentType="application/vnd.ms-word.attachedToolbar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C95BD" w14:textId="23243E50" w:rsidR="00EF42AD" w:rsidRPr="00305D8A" w:rsidRDefault="00432C6E" w:rsidP="008477DD">
      <w:pPr>
        <w:pStyle w:val="ADYNATituloArticulo"/>
      </w:pPr>
      <w:r w:rsidRPr="00432C6E">
        <w:t>Mapping the Structure and Thematic Landscape of Latin American Engineering Journals Indexed in SciELO and Scopus</w:t>
      </w:r>
    </w:p>
    <w:p w14:paraId="31495598" w14:textId="77777777" w:rsidR="00EF42AD" w:rsidRPr="00193F89" w:rsidRDefault="00EF42AD" w:rsidP="004F7AA0">
      <w:pPr>
        <w:rPr>
          <w:szCs w:val="20"/>
          <w:lang w:val="en-US"/>
        </w:rPr>
      </w:pPr>
    </w:p>
    <w:p w14:paraId="65656B34" w14:textId="79B25606" w:rsidR="00EF42AD" w:rsidRPr="00DD7040" w:rsidRDefault="00432C6E" w:rsidP="008477DD">
      <w:pPr>
        <w:pStyle w:val="ADYNATituloArticulo"/>
        <w:rPr>
          <w:lang w:val="es-CO"/>
        </w:rPr>
      </w:pPr>
      <w:r w:rsidRPr="00432C6E">
        <w:rPr>
          <w:lang w:val="es-CO"/>
        </w:rPr>
        <w:t>Mapeo de la estructura y el panorama temático de las revistas latinoamericanas de ingeniería indexadas en SciELO y Scopus</w:t>
      </w:r>
    </w:p>
    <w:p w14:paraId="7ECE9290" w14:textId="77777777" w:rsidR="00EF42AD" w:rsidRPr="00DD7040" w:rsidRDefault="00EF42AD" w:rsidP="00EF42AD">
      <w:pPr>
        <w:rPr>
          <w:szCs w:val="20"/>
          <w:lang w:val="es-CO"/>
        </w:rPr>
      </w:pPr>
    </w:p>
    <w:p w14:paraId="55D994FF" w14:textId="46681EE1" w:rsidR="00EF42AD" w:rsidRPr="007E3FAE" w:rsidRDefault="00432C6E" w:rsidP="000F3EB5">
      <w:pPr>
        <w:pStyle w:val="ADYNAAutores"/>
        <w:rPr>
          <w:iCs/>
          <w:sz w:val="22"/>
          <w:szCs w:val="26"/>
        </w:rPr>
      </w:pPr>
      <w:r>
        <w:rPr>
          <w:sz w:val="22"/>
          <w:szCs w:val="26"/>
        </w:rPr>
        <w:t>Ana María López-Moreno</w:t>
      </w:r>
      <w:r w:rsidRPr="00C55E17">
        <w:rPr>
          <w:i/>
          <w:sz w:val="22"/>
          <w:szCs w:val="26"/>
          <w:vertAlign w:val="superscript"/>
        </w:rPr>
        <w:t>a</w:t>
      </w:r>
      <w:r>
        <w:rPr>
          <w:sz w:val="22"/>
          <w:szCs w:val="26"/>
        </w:rPr>
        <w:t xml:space="preserve">, </w:t>
      </w:r>
      <w:r w:rsidR="00871A1D" w:rsidRPr="00C55E17">
        <w:rPr>
          <w:sz w:val="22"/>
          <w:szCs w:val="26"/>
        </w:rPr>
        <w:t>Juan David Velásquez-Henao</w:t>
      </w:r>
      <w:r>
        <w:rPr>
          <w:i/>
          <w:sz w:val="22"/>
          <w:szCs w:val="26"/>
          <w:vertAlign w:val="superscript"/>
        </w:rPr>
        <w:t>b</w:t>
      </w:r>
      <w:r w:rsidR="007E3FAE">
        <w:rPr>
          <w:iCs/>
          <w:sz w:val="22"/>
          <w:szCs w:val="26"/>
        </w:rPr>
        <w:t xml:space="preserve">, </w:t>
      </w:r>
      <w:r w:rsidR="007E3FAE">
        <w:rPr>
          <w:sz w:val="22"/>
          <w:szCs w:val="26"/>
        </w:rPr>
        <w:t>Diana Lorena Cadavid-Higuita</w:t>
      </w:r>
      <w:r w:rsidR="007E3FAE">
        <w:rPr>
          <w:i/>
          <w:sz w:val="22"/>
          <w:szCs w:val="26"/>
          <w:vertAlign w:val="superscript"/>
        </w:rPr>
        <w:t>c</w:t>
      </w:r>
    </w:p>
    <w:p w14:paraId="1735F00D" w14:textId="068AFF79" w:rsidR="00EF42AD" w:rsidRDefault="00EF42AD" w:rsidP="00EF42AD">
      <w:pPr>
        <w:rPr>
          <w:sz w:val="16"/>
          <w:szCs w:val="20"/>
          <w:lang w:val="es-CO"/>
        </w:rPr>
      </w:pPr>
    </w:p>
    <w:p w14:paraId="1D77888B" w14:textId="62FFB026" w:rsidR="00B86EB4" w:rsidRDefault="00432C6E" w:rsidP="00B86EB4">
      <w:pPr>
        <w:jc w:val="center"/>
        <w:rPr>
          <w:i/>
          <w:sz w:val="16"/>
          <w:szCs w:val="20"/>
          <w:lang w:val="es-ES_tradnl"/>
        </w:rPr>
      </w:pPr>
      <w:r w:rsidRPr="00C55E17">
        <w:rPr>
          <w:i/>
          <w:sz w:val="22"/>
          <w:szCs w:val="26"/>
          <w:vertAlign w:val="superscript"/>
        </w:rPr>
        <w:t>a</w:t>
      </w:r>
      <w:r w:rsidR="00B86EB4" w:rsidRPr="00C55E17">
        <w:rPr>
          <w:i/>
          <w:sz w:val="16"/>
          <w:szCs w:val="20"/>
          <w:lang w:val="es-ES_tradnl"/>
        </w:rPr>
        <w:t xml:space="preserve">Facultad de </w:t>
      </w:r>
      <w:r w:rsidR="006564E5">
        <w:rPr>
          <w:i/>
          <w:sz w:val="16"/>
          <w:szCs w:val="20"/>
          <w:lang w:val="es-ES_tradnl"/>
        </w:rPr>
        <w:t>Ingeniería y Ciencias Agropecuarias</w:t>
      </w:r>
      <w:r w:rsidR="00B86EB4" w:rsidRPr="00C55E17">
        <w:rPr>
          <w:i/>
          <w:sz w:val="16"/>
          <w:szCs w:val="20"/>
          <w:lang w:val="es-ES_tradnl"/>
        </w:rPr>
        <w:t xml:space="preserve">, </w:t>
      </w:r>
      <w:r w:rsidR="006564E5">
        <w:rPr>
          <w:i/>
          <w:sz w:val="16"/>
          <w:szCs w:val="20"/>
          <w:lang w:val="es-ES_tradnl"/>
        </w:rPr>
        <w:t>Institución Universitaria Digital de Antioquia</w:t>
      </w:r>
      <w:r w:rsidR="00B86EB4" w:rsidRPr="00C55E17">
        <w:rPr>
          <w:i/>
          <w:sz w:val="16"/>
          <w:szCs w:val="20"/>
          <w:lang w:val="es-ES_tradnl"/>
        </w:rPr>
        <w:t xml:space="preserve">, Medellín, Colombia. </w:t>
      </w:r>
      <w:r w:rsidR="006564E5">
        <w:rPr>
          <w:i/>
          <w:sz w:val="16"/>
          <w:szCs w:val="20"/>
          <w:lang w:val="es-ES_tradnl"/>
        </w:rPr>
        <w:t>ana.lopez</w:t>
      </w:r>
      <w:r w:rsidR="00B86EB4" w:rsidRPr="00C55E17">
        <w:rPr>
          <w:i/>
          <w:sz w:val="16"/>
          <w:szCs w:val="20"/>
          <w:lang w:val="es-ES_tradnl"/>
        </w:rPr>
        <w:t>@u</w:t>
      </w:r>
      <w:r w:rsidR="006564E5">
        <w:rPr>
          <w:i/>
          <w:sz w:val="16"/>
          <w:szCs w:val="20"/>
          <w:lang w:val="es-ES_tradnl"/>
        </w:rPr>
        <w:t>digital</w:t>
      </w:r>
      <w:r w:rsidR="00B86EB4" w:rsidRPr="00C55E17">
        <w:rPr>
          <w:i/>
          <w:sz w:val="16"/>
          <w:szCs w:val="20"/>
          <w:lang w:val="es-ES_tradnl"/>
        </w:rPr>
        <w:t>.edu.co</w:t>
      </w:r>
    </w:p>
    <w:p w14:paraId="0A1D5FAC" w14:textId="44957FDB" w:rsidR="00432C6E" w:rsidRDefault="00432C6E" w:rsidP="00B86EB4">
      <w:pPr>
        <w:jc w:val="center"/>
        <w:rPr>
          <w:i/>
          <w:sz w:val="16"/>
          <w:szCs w:val="20"/>
          <w:lang w:val="es-ES_tradnl"/>
        </w:rPr>
      </w:pPr>
      <w:r>
        <w:rPr>
          <w:i/>
          <w:sz w:val="22"/>
          <w:szCs w:val="26"/>
          <w:vertAlign w:val="superscript"/>
        </w:rPr>
        <w:t>b</w:t>
      </w:r>
      <w:r w:rsidRPr="00C55E17">
        <w:rPr>
          <w:i/>
          <w:sz w:val="16"/>
          <w:szCs w:val="20"/>
          <w:lang w:val="es-ES_tradnl"/>
        </w:rPr>
        <w:t>Facultad de Minas, Universidad Nacional de Colombia, Medellín, Colombia.</w:t>
      </w:r>
      <w:r w:rsidR="007E3FAE">
        <w:rPr>
          <w:i/>
          <w:sz w:val="16"/>
          <w:szCs w:val="20"/>
          <w:lang w:val="es-ES_tradnl"/>
        </w:rPr>
        <w:t xml:space="preserve"> jdvelasq@unal.edu.co</w:t>
      </w:r>
    </w:p>
    <w:p w14:paraId="127A5708" w14:textId="7F476417" w:rsidR="007E3FAE" w:rsidRDefault="007E3FAE" w:rsidP="007E3FAE">
      <w:pPr>
        <w:jc w:val="center"/>
        <w:rPr>
          <w:i/>
          <w:sz w:val="16"/>
          <w:szCs w:val="20"/>
          <w:lang w:val="es-ES_tradnl"/>
        </w:rPr>
      </w:pPr>
      <w:r>
        <w:rPr>
          <w:i/>
          <w:sz w:val="22"/>
          <w:szCs w:val="26"/>
          <w:vertAlign w:val="superscript"/>
        </w:rPr>
        <w:t>c</w:t>
      </w:r>
      <w:r w:rsidRPr="00C55E17">
        <w:rPr>
          <w:i/>
          <w:sz w:val="16"/>
          <w:szCs w:val="20"/>
          <w:lang w:val="es-ES_tradnl"/>
        </w:rPr>
        <w:t>Facultad de Minas, Universidad Nacional de Colombia, Medellín, Colombia.</w:t>
      </w:r>
      <w:r>
        <w:rPr>
          <w:i/>
          <w:sz w:val="16"/>
          <w:szCs w:val="20"/>
          <w:lang w:val="es-ES_tradnl"/>
        </w:rPr>
        <w:t xml:space="preserve"> dlcadavi@unal.edu.co</w:t>
      </w:r>
    </w:p>
    <w:p w14:paraId="3CA12F78" w14:textId="77777777" w:rsidR="007E3FAE" w:rsidRPr="00B86EB4" w:rsidRDefault="007E3FAE" w:rsidP="00B86EB4">
      <w:pPr>
        <w:jc w:val="center"/>
        <w:rPr>
          <w:i/>
          <w:sz w:val="16"/>
          <w:szCs w:val="20"/>
          <w:lang w:val="es-ES_tradnl"/>
        </w:rPr>
      </w:pPr>
    </w:p>
    <w:p w14:paraId="5A276F98" w14:textId="77777777" w:rsidR="00EF42AD" w:rsidRPr="00305D8A" w:rsidRDefault="00EF42AD" w:rsidP="00EF42AD">
      <w:pPr>
        <w:rPr>
          <w:sz w:val="16"/>
          <w:szCs w:val="20"/>
          <w:lang w:val="en-US"/>
        </w:rPr>
      </w:pPr>
    </w:p>
    <w:p w14:paraId="35F100F2" w14:textId="2F57C475" w:rsidR="00EF42AD" w:rsidRPr="00C55E17" w:rsidRDefault="00CB0CC9" w:rsidP="00CB0CC9">
      <w:pPr>
        <w:jc w:val="center"/>
        <w:rPr>
          <w:sz w:val="16"/>
          <w:szCs w:val="20"/>
          <w:lang w:val="en-US"/>
        </w:rPr>
      </w:pPr>
      <w:r w:rsidRPr="00C55E17">
        <w:rPr>
          <w:sz w:val="16"/>
          <w:szCs w:val="20"/>
          <w:lang w:val="en-US"/>
        </w:rPr>
        <w:t xml:space="preserve">Received: </w:t>
      </w:r>
      <w:r w:rsidR="006564E5">
        <w:rPr>
          <w:sz w:val="16"/>
          <w:szCs w:val="20"/>
          <w:lang w:val="en-US"/>
        </w:rPr>
        <w:t>July</w:t>
      </w:r>
      <w:r w:rsidRPr="00C55E17">
        <w:rPr>
          <w:sz w:val="16"/>
          <w:szCs w:val="20"/>
          <w:lang w:val="en-US"/>
        </w:rPr>
        <w:t xml:space="preserve"> </w:t>
      </w:r>
      <w:r w:rsidR="00216386">
        <w:rPr>
          <w:sz w:val="16"/>
          <w:szCs w:val="20"/>
          <w:lang w:val="en-US"/>
        </w:rPr>
        <w:t>1</w:t>
      </w:r>
      <w:r w:rsidR="006564E5">
        <w:rPr>
          <w:sz w:val="16"/>
          <w:szCs w:val="20"/>
          <w:lang w:val="en-US"/>
        </w:rPr>
        <w:t>st</w:t>
      </w:r>
      <w:r w:rsidRPr="00C55E17">
        <w:rPr>
          <w:sz w:val="16"/>
          <w:szCs w:val="20"/>
          <w:lang w:val="en-US"/>
        </w:rPr>
        <w:t>, 20</w:t>
      </w:r>
      <w:r w:rsidR="00216386">
        <w:rPr>
          <w:sz w:val="16"/>
          <w:szCs w:val="20"/>
          <w:lang w:val="en-US"/>
        </w:rPr>
        <w:t>2</w:t>
      </w:r>
      <w:r w:rsidR="006564E5">
        <w:rPr>
          <w:sz w:val="16"/>
          <w:szCs w:val="20"/>
          <w:lang w:val="en-US"/>
        </w:rPr>
        <w:t>5</w:t>
      </w:r>
      <w:r w:rsidRPr="00C55E17">
        <w:rPr>
          <w:sz w:val="16"/>
          <w:szCs w:val="20"/>
          <w:lang w:val="en-US"/>
        </w:rPr>
        <w:t xml:space="preserve">. Received in revised form: </w:t>
      </w:r>
      <w:r w:rsidR="006564E5">
        <w:rPr>
          <w:sz w:val="16"/>
          <w:szCs w:val="20"/>
          <w:lang w:val="en-US"/>
        </w:rPr>
        <w:t>December</w:t>
      </w:r>
      <w:r w:rsidRPr="00C55E17">
        <w:rPr>
          <w:sz w:val="16"/>
          <w:szCs w:val="20"/>
          <w:lang w:val="en-US"/>
        </w:rPr>
        <w:t xml:space="preserve"> 1</w:t>
      </w:r>
      <w:r w:rsidR="006564E5">
        <w:rPr>
          <w:sz w:val="16"/>
          <w:szCs w:val="20"/>
          <w:lang w:val="en-US"/>
        </w:rPr>
        <w:t>st</w:t>
      </w:r>
      <w:r w:rsidRPr="00C55E17">
        <w:rPr>
          <w:sz w:val="16"/>
          <w:szCs w:val="20"/>
          <w:lang w:val="en-US"/>
        </w:rPr>
        <w:t>, 20</w:t>
      </w:r>
      <w:r w:rsidR="00216386">
        <w:rPr>
          <w:sz w:val="16"/>
          <w:szCs w:val="20"/>
          <w:lang w:val="en-US"/>
        </w:rPr>
        <w:t>2</w:t>
      </w:r>
      <w:r w:rsidR="006564E5">
        <w:rPr>
          <w:sz w:val="16"/>
          <w:szCs w:val="20"/>
          <w:lang w:val="en-US"/>
        </w:rPr>
        <w:t>5</w:t>
      </w:r>
      <w:r w:rsidRPr="00C55E17">
        <w:rPr>
          <w:sz w:val="16"/>
          <w:szCs w:val="20"/>
          <w:lang w:val="en-US"/>
        </w:rPr>
        <w:t xml:space="preserve">. Accepted: </w:t>
      </w:r>
      <w:r w:rsidR="006564E5">
        <w:rPr>
          <w:sz w:val="16"/>
          <w:szCs w:val="20"/>
          <w:lang w:val="en-US"/>
        </w:rPr>
        <w:t>December</w:t>
      </w:r>
      <w:r w:rsidRPr="00C55E17">
        <w:rPr>
          <w:sz w:val="16"/>
          <w:szCs w:val="20"/>
          <w:lang w:val="en-US"/>
        </w:rPr>
        <w:t xml:space="preserve"> </w:t>
      </w:r>
      <w:r w:rsidR="006564E5">
        <w:rPr>
          <w:sz w:val="16"/>
          <w:szCs w:val="20"/>
          <w:lang w:val="en-US"/>
        </w:rPr>
        <w:t>5t</w:t>
      </w:r>
      <w:r w:rsidRPr="00C55E17">
        <w:rPr>
          <w:sz w:val="16"/>
          <w:szCs w:val="20"/>
          <w:lang w:val="en-US"/>
        </w:rPr>
        <w:t>h, 20</w:t>
      </w:r>
      <w:r w:rsidR="00216386">
        <w:rPr>
          <w:sz w:val="16"/>
          <w:szCs w:val="20"/>
          <w:lang w:val="en-US"/>
        </w:rPr>
        <w:t>2</w:t>
      </w:r>
      <w:r w:rsidR="006564E5">
        <w:rPr>
          <w:sz w:val="16"/>
          <w:szCs w:val="20"/>
          <w:lang w:val="en-US"/>
        </w:rPr>
        <w:t>5</w:t>
      </w:r>
      <w:r w:rsidR="00305D8A">
        <w:rPr>
          <w:sz w:val="16"/>
          <w:szCs w:val="20"/>
          <w:lang w:val="en-US"/>
        </w:rPr>
        <w:t>.</w:t>
      </w:r>
    </w:p>
    <w:p w14:paraId="79BE1EE0" w14:textId="77777777" w:rsidR="00EF42AD" w:rsidRPr="00C55E17" w:rsidRDefault="00EF42AD" w:rsidP="00EF42AD">
      <w:pPr>
        <w:rPr>
          <w:szCs w:val="20"/>
          <w:lang w:val="en-US"/>
        </w:rPr>
      </w:pPr>
    </w:p>
    <w:p w14:paraId="0DB364D9" w14:textId="77777777" w:rsidR="00CB0CC9" w:rsidRPr="00C55E17" w:rsidRDefault="00B17492" w:rsidP="007C5FBB">
      <w:pPr>
        <w:pStyle w:val="ADYNAAbstrac"/>
        <w:rPr>
          <w:b/>
        </w:rPr>
      </w:pPr>
      <w:r w:rsidRPr="00C55E17">
        <w:rPr>
          <w:b/>
        </w:rPr>
        <w:t>Abstract</w:t>
      </w:r>
    </w:p>
    <w:p w14:paraId="1EC5C215" w14:textId="506053A9" w:rsidR="0068073F" w:rsidRDefault="008B1A99" w:rsidP="0068073F">
      <w:pPr>
        <w:pStyle w:val="ADYNAAbstrac"/>
      </w:pPr>
      <w:r w:rsidRPr="008B1A99">
        <w:t xml:space="preserve">This study presents a bibliometric and network-based analysis of engineering journals </w:t>
      </w:r>
      <w:r>
        <w:t>published in Latin America and indexed in both SciELO and Scopus simultaneously.</w:t>
      </w:r>
      <w:r w:rsidRPr="008B1A99">
        <w:t xml:space="preserve"> It aims to characterize their disciplinary scope, thematic specialization, and scientific collaboration. Using a correlation map of Scopus subject areas and performance indicators, the study identifies key contributors, </w:t>
      </w:r>
      <w:r>
        <w:t>highlighting the roles of leading institutions and the global visibility of top journals</w:t>
      </w:r>
      <w:r w:rsidRPr="008B1A99">
        <w:t>. Author keywords reveal thematic trends, terminological consistency, and a shift toward high-impact areas</w:t>
      </w:r>
      <w:r>
        <w:t>,</w:t>
      </w:r>
      <w:r w:rsidRPr="008B1A99">
        <w:t xml:space="preserve"> </w:t>
      </w:r>
      <w:r>
        <w:t>including</w:t>
      </w:r>
      <w:r w:rsidRPr="008B1A99">
        <w:t xml:space="preserve"> digital technologies, artificial intelligence, and sustainability. Inter-journal relationships are explored through keyword correlation, while citation, co-citation, and bibliographic coupling networks highlight intellectual linkages. A co-occurrence analysis identifies dominant and emerging research themes. These include sustainability, technological innovation, public health, education, and core fields like materials, optimization, and risk analysis. The findings </w:t>
      </w:r>
      <w:r>
        <w:t>offer</w:t>
      </w:r>
      <w:r w:rsidRPr="008B1A99">
        <w:t xml:space="preserve"> a multidimensional </w:t>
      </w:r>
      <w:r>
        <w:t>perspective</w:t>
      </w:r>
      <w:r w:rsidRPr="008B1A99">
        <w:t xml:space="preserve"> o</w:t>
      </w:r>
      <w:r>
        <w:t>n</w:t>
      </w:r>
      <w:r w:rsidRPr="008B1A99">
        <w:t xml:space="preserve"> Latin American engineering journals and their integration into the global scholarly landscape</w:t>
      </w:r>
      <w:ins w:id="0" w:author="Juan David Velasquez" w:date="2025-11-29T17:39:00Z" w16du:dateUtc="2025-11-29T22:39:00Z">
        <w:r w:rsidR="007E49DF">
          <w:t xml:space="preserve">, </w:t>
        </w:r>
      </w:ins>
      <w:ins w:id="1" w:author="Juan David Velasquez" w:date="2025-11-29T17:41:00Z" w16du:dateUtc="2025-11-29T22:41:00Z">
        <w:r w:rsidR="005904B9">
          <w:t>and</w:t>
        </w:r>
      </w:ins>
      <w:ins w:id="2" w:author="Juan David Velasquez" w:date="2025-11-29T17:39:00Z" w16du:dateUtc="2025-11-29T22:39:00Z">
        <w:r w:rsidR="007E49DF" w:rsidRPr="007E49DF">
          <w:t xml:space="preserve"> </w:t>
        </w:r>
      </w:ins>
      <w:ins w:id="3" w:author="Juan David Velasquez" w:date="2025-11-29T17:41:00Z" w16du:dateUtc="2025-11-29T22:41:00Z">
        <w:r w:rsidR="005904B9">
          <w:t>provide</w:t>
        </w:r>
      </w:ins>
      <w:ins w:id="4" w:author="Juan David Velasquez" w:date="2025-11-29T17:39:00Z" w16du:dateUtc="2025-11-29T22:39:00Z">
        <w:r w:rsidR="007E49DF" w:rsidRPr="007E49DF">
          <w:t xml:space="preserve"> practical insights for authors, editors, and policymakers </w:t>
        </w:r>
      </w:ins>
      <w:ins w:id="5" w:author="Juan David Velasquez" w:date="2025-11-29T17:41:00Z" w16du:dateUtc="2025-11-29T22:41:00Z">
        <w:r w:rsidR="005904B9">
          <w:t>seeking</w:t>
        </w:r>
      </w:ins>
      <w:ins w:id="6" w:author="Juan David Velasquez" w:date="2025-11-29T17:39:00Z" w16du:dateUtc="2025-11-29T22:39:00Z">
        <w:r w:rsidR="007E49DF" w:rsidRPr="007E49DF">
          <w:t xml:space="preserve"> </w:t>
        </w:r>
      </w:ins>
      <w:ins w:id="7" w:author="Juan David Velasquez" w:date="2025-11-29T17:41:00Z" w16du:dateUtc="2025-11-29T22:41:00Z">
        <w:r w:rsidR="005904B9">
          <w:t>to</w:t>
        </w:r>
      </w:ins>
      <w:ins w:id="8" w:author="Juan David Velasquez" w:date="2025-11-29T17:39:00Z" w16du:dateUtc="2025-11-29T22:39:00Z">
        <w:r w:rsidR="007E49DF" w:rsidRPr="007E49DF">
          <w:t xml:space="preserve"> strengthen regional engineering research.</w:t>
        </w:r>
      </w:ins>
      <w:del w:id="9" w:author="Juan David Velasquez" w:date="2025-11-29T17:39:00Z" w16du:dateUtc="2025-11-29T22:39:00Z">
        <w:r w:rsidR="00432C6E" w:rsidRPr="00432C6E" w:rsidDel="007E49DF">
          <w:delText>.</w:delText>
        </w:r>
      </w:del>
    </w:p>
    <w:p w14:paraId="01B12B49" w14:textId="4A83B5AA" w:rsidR="00B17492" w:rsidRPr="00C55E17" w:rsidRDefault="00B17492" w:rsidP="007C5FBB">
      <w:pPr>
        <w:pStyle w:val="ADYNAAbstrac"/>
      </w:pPr>
    </w:p>
    <w:p w14:paraId="04D648B2" w14:textId="108C0B15" w:rsidR="00B17492" w:rsidRPr="00C55E17" w:rsidRDefault="00B17492" w:rsidP="007C5FBB">
      <w:pPr>
        <w:pStyle w:val="ADYNAAbstrac"/>
      </w:pPr>
      <w:r w:rsidRPr="00C55E17">
        <w:rPr>
          <w:i/>
        </w:rPr>
        <w:t>Keywords</w:t>
      </w:r>
      <w:r w:rsidRPr="00C55E17">
        <w:t>:</w:t>
      </w:r>
      <w:r w:rsidR="007504EF">
        <w:t xml:space="preserve"> Engineering Journals; Bibliometric Analysis; Citation Networks; Thematic Mapping; </w:t>
      </w:r>
      <w:r w:rsidR="007504EF" w:rsidRPr="007504EF">
        <w:t>Scientific Collaboration</w:t>
      </w:r>
      <w:r w:rsidR="007504EF">
        <w:t xml:space="preserve">; </w:t>
      </w:r>
      <w:r w:rsidR="007504EF" w:rsidRPr="007504EF">
        <w:t>Research Performance</w:t>
      </w:r>
      <w:r w:rsidRPr="00C55E17">
        <w:t>.</w:t>
      </w:r>
    </w:p>
    <w:p w14:paraId="2BAF787C" w14:textId="77777777" w:rsidR="00B17492" w:rsidRPr="00C55E17" w:rsidRDefault="00B17492" w:rsidP="007C5FBB">
      <w:pPr>
        <w:pStyle w:val="ADYNAAbstrac"/>
      </w:pPr>
    </w:p>
    <w:p w14:paraId="05ADF0C7" w14:textId="77777777" w:rsidR="00B17492" w:rsidRPr="00C55E17" w:rsidRDefault="00B17492" w:rsidP="007C5FBB">
      <w:pPr>
        <w:pStyle w:val="ADYNAAbstrac"/>
        <w:rPr>
          <w:b/>
          <w:lang w:val="es-ES_tradnl"/>
        </w:rPr>
      </w:pPr>
      <w:r w:rsidRPr="00C55E17">
        <w:rPr>
          <w:b/>
          <w:lang w:val="es-ES_tradnl"/>
        </w:rPr>
        <w:t>Resumen</w:t>
      </w:r>
    </w:p>
    <w:p w14:paraId="37FE151B" w14:textId="485E3550" w:rsidR="00B17492" w:rsidRPr="004222DD" w:rsidRDefault="008B1A99" w:rsidP="007C5FBB">
      <w:pPr>
        <w:pStyle w:val="ADYNAAbstrac"/>
        <w:rPr>
          <w:lang w:val="es-ES_tradnl"/>
        </w:rPr>
      </w:pPr>
      <w:r w:rsidRPr="008B1A99">
        <w:rPr>
          <w:lang w:val="es-ES_tradnl"/>
        </w:rPr>
        <w:t xml:space="preserve">Este estudio presenta un análisis bibliométrico y basado en redes de las revistas de ingeniería publicadas en América Latina e indexadas simultáneamente en SciELO y Scopus. El objetivo es caracterizar su alcance disciplinar, </w:t>
      </w:r>
      <w:ins w:id="10" w:author="Juan David Velasquez" w:date="2025-11-29T17:41:00Z" w16du:dateUtc="2025-11-29T22:41:00Z">
        <w:r w:rsidR="007E49DF">
          <w:rPr>
            <w:lang w:val="es-ES_tradnl"/>
          </w:rPr>
          <w:t xml:space="preserve">su </w:t>
        </w:r>
      </w:ins>
      <w:r w:rsidRPr="008B1A99">
        <w:rPr>
          <w:lang w:val="es-ES_tradnl"/>
        </w:rPr>
        <w:t>especialización temática y</w:t>
      </w:r>
      <w:ins w:id="11" w:author="Juan David Velasquez" w:date="2025-11-29T17:41:00Z" w16du:dateUtc="2025-11-29T22:41:00Z">
        <w:r w:rsidR="007E49DF">
          <w:rPr>
            <w:lang w:val="es-ES_tradnl"/>
          </w:rPr>
          <w:t xml:space="preserve"> sus</w:t>
        </w:r>
      </w:ins>
      <w:r w:rsidRPr="008B1A99">
        <w:rPr>
          <w:lang w:val="es-ES_tradnl"/>
        </w:rPr>
        <w:t xml:space="preserve"> patrones de colaboración científica. A través de un mapa de correlación </w:t>
      </w:r>
      <w:del w:id="12" w:author="Juan David Velasquez" w:date="2025-11-29T17:41:00Z" w16du:dateUtc="2025-11-29T22:41:00Z">
        <w:r w:rsidRPr="008B1A99" w:rsidDel="007E49DF">
          <w:rPr>
            <w:lang w:val="es-ES_tradnl"/>
          </w:rPr>
          <w:delText>d</w:delText>
        </w:r>
      </w:del>
      <w:ins w:id="13" w:author="Juan David Velasquez" w:date="2025-11-29T17:41:00Z" w16du:dateUtc="2025-11-29T22:41:00Z">
        <w:r w:rsidR="007E49DF">
          <w:rPr>
            <w:lang w:val="es-ES_tradnl"/>
          </w:rPr>
          <w:t>entr</w:t>
        </w:r>
      </w:ins>
      <w:r w:rsidRPr="008B1A99">
        <w:rPr>
          <w:lang w:val="es-ES_tradnl"/>
        </w:rPr>
        <w:t xml:space="preserve">e áreas temáticas de Scopus </w:t>
      </w:r>
      <w:proofErr w:type="spellStart"/>
      <w:r w:rsidRPr="008B1A99">
        <w:rPr>
          <w:lang w:val="es-ES_tradnl"/>
        </w:rPr>
        <w:t>y</w:t>
      </w:r>
      <w:proofErr w:type="spellEnd"/>
      <w:del w:id="14" w:author="Juan David Velasquez" w:date="2025-11-29T17:41:00Z" w16du:dateUtc="2025-11-29T22:41:00Z">
        <w:r w:rsidRPr="008B1A99" w:rsidDel="007E49DF">
          <w:rPr>
            <w:lang w:val="es-ES_tradnl"/>
          </w:rPr>
          <w:delText xml:space="preserve"> de</w:delText>
        </w:r>
      </w:del>
      <w:r w:rsidRPr="008B1A99">
        <w:rPr>
          <w:lang w:val="es-ES_tradnl"/>
        </w:rPr>
        <w:t xml:space="preserve"> indicadores de desempeño, se identifican los principales actores, destacando el papel de instituciones líderes y la visibilidad internacional de las revistas más reconocidas. El análisis de palabras clave </w:t>
      </w:r>
      <w:ins w:id="15" w:author="Juan David Velasquez" w:date="2025-11-29T17:41:00Z" w16du:dateUtc="2025-11-29T22:41:00Z">
        <w:r w:rsidR="007E49DF">
          <w:rPr>
            <w:lang w:val="es-ES_tradnl"/>
          </w:rPr>
          <w:t>del autor permite identificar tendencias temáticas, consistencia terminológica y una transición hacia áreas de alto impacto, como las tecnologías digitales, la inteligencia artificial y la sostenibilidad.</w:t>
        </w:r>
      </w:ins>
      <w:del w:id="16" w:author="Juan David Velasquez" w:date="2025-11-29T17:41:00Z" w16du:dateUtc="2025-11-29T22:41:00Z">
        <w:r w:rsidRPr="008B1A99" w:rsidDel="007E49DF">
          <w:rPr>
            <w:lang w:val="es-ES_tradnl"/>
          </w:rPr>
          <w:delText>de autor permite identificar tendencias temáticas, consistencia terminológica y una transición hacia áreas de alto impacto, como tecnologías digitales, inteligencia artificial y sostenibilidad.</w:delText>
        </w:r>
      </w:del>
      <w:r w:rsidRPr="008B1A99">
        <w:rPr>
          <w:lang w:val="es-ES_tradnl"/>
        </w:rPr>
        <w:t xml:space="preserve"> Las relaciones entre revistas se exploran mediante la correlación de palabras clave, mientras que las redes de citación, </w:t>
      </w:r>
      <w:proofErr w:type="spellStart"/>
      <w:r w:rsidRPr="008B1A99">
        <w:rPr>
          <w:lang w:val="es-ES_tradnl"/>
        </w:rPr>
        <w:t>co</w:t>
      </w:r>
      <w:proofErr w:type="spellEnd"/>
      <w:r w:rsidRPr="008B1A99">
        <w:rPr>
          <w:lang w:val="es-ES_tradnl"/>
        </w:rPr>
        <w:t xml:space="preserve">-citación y acoplamiento bibliográfico evidencian vínculos intelectuales. Un análisis de coocurrencia permite identificar temas dominantes y clústeres emergentes en sostenibilidad, innovación tecnológica, salud pública, educación y áreas fundamentales como materiales, optimización y análisis de riesgos. </w:t>
      </w:r>
      <w:ins w:id="17" w:author="Juan David Velasquez" w:date="2025-11-29T17:41:00Z" w16du:dateUtc="2025-11-29T22:41:00Z">
        <w:r w:rsidR="007E49DF" w:rsidRPr="007E49DF">
          <w:rPr>
            <w:lang w:val="es-ES_tradnl"/>
          </w:rPr>
          <w:t>Los hallazgos ofrecen una perspectiva multidimensional sobre las revistas latinoamericanas de ingeniería y su integración en el panorama académico global, además de brindar orientaciones prácticas para autores, editores y responsables de políticas comprometidos con el fortalecimiento de la investigación en ingeniería en la región.</w:t>
        </w:r>
      </w:ins>
      <w:del w:id="18" w:author="Juan David Velasquez" w:date="2025-11-29T17:41:00Z" w16du:dateUtc="2025-11-29T22:41:00Z">
        <w:r w:rsidRPr="008B1A99" w:rsidDel="007E49DF">
          <w:rPr>
            <w:lang w:val="es-ES_tradnl"/>
          </w:rPr>
          <w:delText>Los hallazgos ofrecen una perspectiva multidimensional sobre las revistas de ingeniería latinoamericanas y su integración en el ecosistema académico global</w:delText>
        </w:r>
      </w:del>
      <w:del w:id="19" w:author="Juan David Velasquez" w:date="2025-11-29T17:39:00Z" w16du:dateUtc="2025-11-29T22:39:00Z">
        <w:r w:rsidR="00CA1E65" w:rsidRPr="00CA1E65" w:rsidDel="007E49DF">
          <w:rPr>
            <w:lang w:val="es-ES_tradnl"/>
          </w:rPr>
          <w:delText>.</w:delText>
        </w:r>
      </w:del>
    </w:p>
    <w:p w14:paraId="716C0340" w14:textId="77777777" w:rsidR="00B86EB4" w:rsidRDefault="00B86EB4" w:rsidP="007C5FBB">
      <w:pPr>
        <w:pStyle w:val="ADYNAAbstrac"/>
        <w:rPr>
          <w:i/>
          <w:lang w:val="es-ES_tradnl"/>
        </w:rPr>
      </w:pPr>
    </w:p>
    <w:p w14:paraId="297C8D8B" w14:textId="34600B11" w:rsidR="00B17492" w:rsidRPr="004222DD" w:rsidRDefault="00B17492" w:rsidP="007C5FBB">
      <w:pPr>
        <w:pStyle w:val="ADYNAAbstrac"/>
        <w:rPr>
          <w:lang w:val="es-ES_tradnl"/>
        </w:rPr>
      </w:pPr>
      <w:r w:rsidRPr="004222DD">
        <w:rPr>
          <w:i/>
          <w:lang w:val="es-ES_tradnl"/>
        </w:rPr>
        <w:t>Palabras clave</w:t>
      </w:r>
      <w:r w:rsidRPr="004222DD">
        <w:rPr>
          <w:lang w:val="es-ES_tradnl"/>
        </w:rPr>
        <w:t>:</w:t>
      </w:r>
      <w:r w:rsidR="007504EF">
        <w:rPr>
          <w:lang w:val="es-ES_tradnl"/>
        </w:rPr>
        <w:t xml:space="preserve"> Revistas de Ingeniería; Análisis Bibliométrico; Redes de Citaciones; Mapeo Temático; Colaboración Científica; Desempeño Investigativo</w:t>
      </w:r>
      <w:r w:rsidRPr="004222DD">
        <w:rPr>
          <w:lang w:val="es-ES_tradnl"/>
        </w:rPr>
        <w:t>.</w:t>
      </w:r>
    </w:p>
    <w:p w14:paraId="2A4ED415" w14:textId="77777777" w:rsidR="00B17492" w:rsidRPr="004222DD" w:rsidRDefault="00B17492" w:rsidP="00EF42AD">
      <w:pPr>
        <w:rPr>
          <w:szCs w:val="18"/>
          <w:lang w:val="es-ES_tradnl"/>
        </w:rPr>
      </w:pPr>
    </w:p>
    <w:p w14:paraId="2D2AE127" w14:textId="77777777" w:rsidR="00B17492" w:rsidRPr="004222DD" w:rsidRDefault="00B17492" w:rsidP="00EF42AD">
      <w:pPr>
        <w:rPr>
          <w:szCs w:val="20"/>
          <w:lang w:val="es-CO"/>
        </w:rPr>
        <w:sectPr w:rsidR="00B17492" w:rsidRPr="004222DD" w:rsidSect="00181A6E">
          <w:headerReference w:type="default" r:id="rId9"/>
          <w:footerReference w:type="even" r:id="rId10"/>
          <w:footerReference w:type="default" r:id="rId11"/>
          <w:headerReference w:type="first" r:id="rId12"/>
          <w:footerReference w:type="first" r:id="rId13"/>
          <w:pgSz w:w="12242" w:h="15842" w:code="1"/>
          <w:pgMar w:top="1247" w:right="958" w:bottom="1247" w:left="958" w:header="731" w:footer="709" w:gutter="397"/>
          <w:cols w:sep="1" w:space="720"/>
          <w:titlePg/>
          <w:docGrid w:linePitch="360"/>
        </w:sectPr>
      </w:pPr>
    </w:p>
    <w:p w14:paraId="32B86C2C" w14:textId="1CBEC2F8" w:rsidR="00CD6899" w:rsidRPr="00B86EB4" w:rsidRDefault="00B86EB4" w:rsidP="00BE116C">
      <w:pPr>
        <w:pStyle w:val="Ttulo1"/>
        <w:rPr>
          <w:sz w:val="20"/>
        </w:rPr>
      </w:pPr>
      <w:r>
        <w:t>Introduction</w:t>
      </w:r>
    </w:p>
    <w:p w14:paraId="733201B2" w14:textId="77777777" w:rsidR="00177844" w:rsidRDefault="00177844" w:rsidP="00173CF4">
      <w:pPr>
        <w:ind w:firstLine="284"/>
        <w:rPr>
          <w:spacing w:val="-5"/>
          <w:sz w:val="20"/>
          <w:szCs w:val="20"/>
          <w:lang w:val="en-US"/>
        </w:rPr>
      </w:pPr>
    </w:p>
    <w:p w14:paraId="0BF2F5A3" w14:textId="77777777" w:rsidR="003F093A" w:rsidRDefault="002736BB" w:rsidP="00173CF4">
      <w:pPr>
        <w:ind w:firstLine="284"/>
        <w:rPr>
          <w:ins w:id="20" w:author="Juan David Velasquez" w:date="2025-11-29T18:06:00Z" w16du:dateUtc="2025-11-29T23:06:00Z"/>
          <w:spacing w:val="-5"/>
          <w:sz w:val="20"/>
          <w:szCs w:val="20"/>
          <w:lang w:val="en-US"/>
        </w:rPr>
      </w:pPr>
      <w:r w:rsidRPr="002736BB">
        <w:rPr>
          <w:spacing w:val="-5"/>
          <w:sz w:val="20"/>
          <w:szCs w:val="20"/>
          <w:lang w:val="en-US"/>
        </w:rPr>
        <w:t>The Scientific Electronic Library Online (SciELO) is a cooperative</w:t>
      </w:r>
      <w:r w:rsidR="00B667BF">
        <w:rPr>
          <w:spacing w:val="-5"/>
          <w:sz w:val="20"/>
          <w:szCs w:val="20"/>
          <w:lang w:val="en-US"/>
        </w:rPr>
        <w:t>,</w:t>
      </w:r>
      <w:r w:rsidRPr="002736BB">
        <w:rPr>
          <w:spacing w:val="-5"/>
          <w:sz w:val="20"/>
          <w:szCs w:val="20"/>
          <w:lang w:val="en-US"/>
        </w:rPr>
        <w:t xml:space="preserve"> open-access publishing platform launched in 1998 to enhance the visibility, accessibility, and quality of scientific </w:t>
      </w:r>
      <w:r w:rsidRPr="002736BB">
        <w:rPr>
          <w:spacing w:val="-5"/>
          <w:sz w:val="20"/>
          <w:szCs w:val="20"/>
          <w:lang w:val="en-US"/>
        </w:rPr>
        <w:t>journals from Latin America and other regions in the Global South</w:t>
      </w:r>
      <w:r w:rsidR="00B667BF">
        <w:rPr>
          <w:spacing w:val="-5"/>
          <w:sz w:val="20"/>
          <w:szCs w:val="20"/>
          <w:lang w:val="en-US"/>
        </w:rPr>
        <w:t xml:space="preserve"> </w:t>
      </w:r>
      <w:r w:rsidR="00B667BF">
        <w:rPr>
          <w:spacing w:val="-5"/>
          <w:sz w:val="20"/>
          <w:szCs w:val="20"/>
          <w:lang w:val="en-US"/>
        </w:rPr>
        <w:fldChar w:fldCharType="begin"/>
      </w:r>
      <w:r w:rsidR="00534973">
        <w:rPr>
          <w:spacing w:val="-5"/>
          <w:sz w:val="20"/>
          <w:szCs w:val="20"/>
          <w:lang w:val="en-US"/>
        </w:rPr>
        <w:instrText xml:space="preserve"> ADDIN ZOTERO_ITEM CSL_CITATION {"citationID":"UDnK3EbT","properties":{"formattedCitation":"[1], [2], [3], [4]","plainCitation":"[1], [2], [3], [4]","noteIndex":0},"citationItems":[{"id":197572,"uris":["http://zotero.org/groups/6028435/items/A9IRSEPK"],"itemData":{"id":197572,"type":"article-journal","container-title":"Ciência da informação","note":"publisher: SciELO Brasil","page":"nd–nd","title":"SciELO: a methodology for electronic publishing","volume":"27","author":[{"family":"Packer","given":"Abel Laerte"},{"family":"Biojone","given":"Mariana Rocha"},{"family":"Antonio","given":"Irati"},{"family":"Takenaka","given":"Roberta Mayumi"},{"family":"García","given":"Alberto Pedroso"},{"family":"Silva","given":"Asael Costa","dropping-particle":"da"},{"family":"Murasaki","given":"Renato Toshiyuki"},{"family":"Mylek","given":"Cristina"},{"family":"Reis","given":"Odila Carvalho"},{"family":"Delbucio","given":"Hálida Cristina Rocha F"}],"issued":{"date-parts":[["1998"]]}}},{"id":197573,"uris":["http://zotero.org/groups/6028435/items/TRHZXDFF"],"itemData":{"id":197573,"type":"document","publisher":"SAGE Publications Sage UK: London, England","title":"SciELO 25: A reflection on technologies enabling accessibility","author":[{"family":"Schultes","given":"Erik"}],"issued":{"date-parts":[["2024"]]}}},{"id":197690,"uris":["http://zotero.org/groups/6028435/items/3MFYBM98"],"itemData":{"id":197690,"type":"article-journal","archive":"Scopus","container-title":"Dados","DOI":"10.1590/dados.2024.67.1.307x","issue":"1","title":"OLIVA: The Scientific output in journals edited in Latin America. Disciplinary Diversity, Institutional Collaboration, and Multilingualism in SciELO and Redalyc (1995-2018)","title-short":"Oliva : Production Scientifique Indexée en Amérique Latine. Diversité Disciplinaire, Collaboration Institutionnelle et Multilinguisme Chez Scielo et Redalyc (1995-2018)","URL":"https://www.scopus.com/inward/record.uri?eid=2-s2.0-85166108149&amp;doi=10.1590%2fdados.2024.67.1.307x&amp;partnerID=40&amp;md5=d943f7039dc0bb8983a71cf7792fa78e","volume":"67","author":[{"family":"Beigel","given":"F."},{"family":"Packer","given":"A.L."},{"family":"Gallardo","given":"O."},{"family":"Salatino","given":"M."}],"issued":{"date-parts":[["2024"]]}}},{"id":197692,"uris":["http://zotero.org/groups/6028435/items/RIPV6KAR"],"itemData":{"id":197692,"type":"article-journal","archive":"Scopus","container-title":"Revista Espanola de Documentacion Cientifica","DOI":"10.3989/redc.2023.2.1462","issue":"2","title":"Number of references in scientific production. An approximation to its evolution based on the journals included in SciELO Colombia","title-short":"Número de referencias en la producción científica. Una aproximación a su evolución a partir de las revistas incluidas en SciELO Colombia","URL":"https://www.scopus.com/inward/record.uri?eid=2-s2.0-85196553897&amp;doi=10.3989%2fredc.2023.2.1462&amp;partnerID=40&amp;md5=f53216ab8737cbef56e4cf77226d61f8","volume":"47","author":[{"family":"Abadía","given":"A.A."}],"issued":{"date-parts":[["2024"]]}}}],"schema":"https://github.com/citation-style-language/schema/raw/master/csl-citation.json"} </w:instrText>
      </w:r>
      <w:r w:rsidR="00B667BF">
        <w:rPr>
          <w:spacing w:val="-5"/>
          <w:sz w:val="20"/>
          <w:szCs w:val="20"/>
          <w:lang w:val="en-US"/>
        </w:rPr>
        <w:fldChar w:fldCharType="separate"/>
      </w:r>
      <w:r w:rsidR="00534973">
        <w:rPr>
          <w:noProof/>
          <w:spacing w:val="-5"/>
          <w:sz w:val="20"/>
          <w:szCs w:val="20"/>
          <w:lang w:val="en-US"/>
        </w:rPr>
        <w:t>[1], [2], [3], [4]</w:t>
      </w:r>
      <w:r w:rsidR="00B667BF">
        <w:rPr>
          <w:spacing w:val="-5"/>
          <w:sz w:val="20"/>
          <w:szCs w:val="20"/>
          <w:lang w:val="en-US"/>
        </w:rPr>
        <w:fldChar w:fldCharType="end"/>
      </w:r>
      <w:r w:rsidRPr="002736BB">
        <w:rPr>
          <w:spacing w:val="-5"/>
          <w:sz w:val="20"/>
          <w:szCs w:val="20"/>
          <w:lang w:val="en-US"/>
        </w:rPr>
        <w:t xml:space="preserve">. Developed by BIREME/PAHO and FAPESP, SciELO </w:t>
      </w:r>
      <w:r w:rsidR="00B667BF">
        <w:rPr>
          <w:spacing w:val="-5"/>
          <w:sz w:val="20"/>
          <w:szCs w:val="20"/>
          <w:lang w:val="en-US"/>
        </w:rPr>
        <w:t>provides</w:t>
      </w:r>
      <w:r w:rsidRPr="002736BB">
        <w:rPr>
          <w:spacing w:val="-5"/>
          <w:sz w:val="20"/>
          <w:szCs w:val="20"/>
          <w:lang w:val="en-US"/>
        </w:rPr>
        <w:t xml:space="preserve"> a robust infrastructure for indexing, publishing, and disseminating peer-reviewed scholarly content, </w:t>
      </w:r>
      <w:r w:rsidR="007E3FAE">
        <w:rPr>
          <w:spacing w:val="-5"/>
          <w:sz w:val="20"/>
          <w:szCs w:val="20"/>
          <w:lang w:val="en-US"/>
        </w:rPr>
        <w:t>with a</w:t>
      </w:r>
      <w:r>
        <w:rPr>
          <w:spacing w:val="-5"/>
          <w:sz w:val="20"/>
          <w:szCs w:val="20"/>
          <w:lang w:val="en-US"/>
        </w:rPr>
        <w:t xml:space="preserve"> </w:t>
      </w:r>
      <w:r w:rsidR="007E3FAE">
        <w:rPr>
          <w:spacing w:val="-5"/>
          <w:sz w:val="20"/>
          <w:szCs w:val="20"/>
          <w:lang w:val="en-US"/>
        </w:rPr>
        <w:t>strong emphasis on</w:t>
      </w:r>
      <w:r w:rsidRPr="002736BB">
        <w:rPr>
          <w:spacing w:val="-5"/>
          <w:sz w:val="20"/>
          <w:szCs w:val="20"/>
          <w:lang w:val="en-US"/>
        </w:rPr>
        <w:t xml:space="preserve"> regional integration and multilingual </w:t>
      </w:r>
      <w:r w:rsidRPr="002736BB">
        <w:rPr>
          <w:spacing w:val="-5"/>
          <w:sz w:val="20"/>
          <w:szCs w:val="20"/>
          <w:lang w:val="en-US"/>
        </w:rPr>
        <w:lastRenderedPageBreak/>
        <w:t>dissemination</w:t>
      </w:r>
      <w:r w:rsidR="00B667BF">
        <w:rPr>
          <w:spacing w:val="-5"/>
          <w:sz w:val="20"/>
          <w:szCs w:val="20"/>
          <w:lang w:val="en-US"/>
        </w:rPr>
        <w:t xml:space="preserve"> </w:t>
      </w:r>
      <w:r w:rsidR="00B667BF">
        <w:rPr>
          <w:spacing w:val="-5"/>
          <w:sz w:val="20"/>
          <w:szCs w:val="20"/>
          <w:lang w:val="en-US"/>
        </w:rPr>
        <w:fldChar w:fldCharType="begin"/>
      </w:r>
      <w:r w:rsidR="00534973">
        <w:rPr>
          <w:spacing w:val="-5"/>
          <w:sz w:val="20"/>
          <w:szCs w:val="20"/>
          <w:lang w:val="en-US"/>
        </w:rPr>
        <w:instrText xml:space="preserve"> ADDIN ZOTERO_ITEM CSL_CITATION {"citationID":"CzpMyQxm","properties":{"formattedCitation":"[5]","plainCitation":"[5]","noteIndex":0},"citationItems":[{"id":197574,"uris":["http://zotero.org/groups/6028435/items/U6VYXACQ"],"itemData":{"id":197574,"type":"article-journal","container-title":"Scientometrics","issue":"3","note":"publisher: Akadémiai Kiadó, co-published with Springer Science+ Business Media BV …","page":"529–538","title":"International versus national oriented Brazilian scientific journals. A scientometric analysis based on SciELO and JCR-ISI databases","volume":"69","author":[{"family":"Meneghini","given":"Rogerio"},{"family":"Mugnaini","given":"Rogerio"},{"family":"Packer","given":"Abel L"}],"issued":{"date-parts":[["2006"]]}}}],"schema":"https://github.com/citation-style-language/schema/raw/master/csl-citation.json"} </w:instrText>
      </w:r>
      <w:r w:rsidR="00B667BF">
        <w:rPr>
          <w:spacing w:val="-5"/>
          <w:sz w:val="20"/>
          <w:szCs w:val="20"/>
          <w:lang w:val="en-US"/>
        </w:rPr>
        <w:fldChar w:fldCharType="separate"/>
      </w:r>
      <w:r w:rsidR="00534973">
        <w:rPr>
          <w:noProof/>
          <w:spacing w:val="-5"/>
          <w:sz w:val="20"/>
          <w:szCs w:val="20"/>
          <w:lang w:val="en-US"/>
        </w:rPr>
        <w:t>[5]</w:t>
      </w:r>
      <w:r w:rsidR="00B667BF">
        <w:rPr>
          <w:spacing w:val="-5"/>
          <w:sz w:val="20"/>
          <w:szCs w:val="20"/>
          <w:lang w:val="en-US"/>
        </w:rPr>
        <w:fldChar w:fldCharType="end"/>
      </w:r>
      <w:r w:rsidRPr="002736BB">
        <w:rPr>
          <w:spacing w:val="-5"/>
          <w:sz w:val="20"/>
          <w:szCs w:val="20"/>
          <w:lang w:val="en-US"/>
        </w:rPr>
        <w:t xml:space="preserve">. It </w:t>
      </w:r>
      <w:r>
        <w:rPr>
          <w:spacing w:val="-5"/>
          <w:sz w:val="20"/>
          <w:szCs w:val="20"/>
          <w:lang w:val="en-US"/>
        </w:rPr>
        <w:t>is vital</w:t>
      </w:r>
      <w:r w:rsidRPr="002736BB">
        <w:rPr>
          <w:spacing w:val="-5"/>
          <w:sz w:val="20"/>
          <w:szCs w:val="20"/>
          <w:lang w:val="en-US"/>
        </w:rPr>
        <w:t xml:space="preserve"> </w:t>
      </w:r>
      <w:r>
        <w:rPr>
          <w:spacing w:val="-5"/>
          <w:sz w:val="20"/>
          <w:szCs w:val="20"/>
          <w:lang w:val="en-US"/>
        </w:rPr>
        <w:t>to</w:t>
      </w:r>
      <w:r w:rsidRPr="002736BB">
        <w:rPr>
          <w:spacing w:val="-5"/>
          <w:sz w:val="20"/>
          <w:szCs w:val="20"/>
          <w:lang w:val="en-US"/>
        </w:rPr>
        <w:t xml:space="preserve"> democratiz</w:t>
      </w:r>
      <w:r>
        <w:rPr>
          <w:spacing w:val="-5"/>
          <w:sz w:val="20"/>
          <w:szCs w:val="20"/>
          <w:lang w:val="en-US"/>
        </w:rPr>
        <w:t>e</w:t>
      </w:r>
      <w:r w:rsidRPr="002736BB">
        <w:rPr>
          <w:spacing w:val="-5"/>
          <w:sz w:val="20"/>
          <w:szCs w:val="20"/>
          <w:lang w:val="en-US"/>
        </w:rPr>
        <w:t xml:space="preserve"> access to scientific knowledge, particularly for researchers, institutions, and countries </w:t>
      </w:r>
      <w:r w:rsidR="007E3FAE">
        <w:rPr>
          <w:spacing w:val="-5"/>
          <w:sz w:val="20"/>
          <w:szCs w:val="20"/>
          <w:lang w:val="en-US"/>
        </w:rPr>
        <w:t xml:space="preserve">that are </w:t>
      </w:r>
      <w:r w:rsidRPr="002736BB">
        <w:rPr>
          <w:spacing w:val="-5"/>
          <w:sz w:val="20"/>
          <w:szCs w:val="20"/>
          <w:lang w:val="en-US"/>
        </w:rPr>
        <w:t>often underrepresented in mainstream citation databases</w:t>
      </w:r>
      <w:r w:rsidR="007E3FAE">
        <w:rPr>
          <w:spacing w:val="-5"/>
          <w:sz w:val="20"/>
          <w:szCs w:val="20"/>
          <w:lang w:val="en-US"/>
        </w:rPr>
        <w:t>,</w:t>
      </w:r>
      <w:r w:rsidRPr="002736BB">
        <w:rPr>
          <w:spacing w:val="-5"/>
          <w:sz w:val="20"/>
          <w:szCs w:val="20"/>
          <w:lang w:val="en-US"/>
        </w:rPr>
        <w:t xml:space="preserve"> </w:t>
      </w:r>
      <w:r w:rsidR="007E3FAE">
        <w:rPr>
          <w:spacing w:val="-5"/>
          <w:sz w:val="20"/>
          <w:szCs w:val="20"/>
          <w:lang w:val="en-US"/>
        </w:rPr>
        <w:t>such as</w:t>
      </w:r>
      <w:r w:rsidRPr="002736BB">
        <w:rPr>
          <w:spacing w:val="-5"/>
          <w:sz w:val="20"/>
          <w:szCs w:val="20"/>
          <w:lang w:val="en-US"/>
        </w:rPr>
        <w:t xml:space="preserve"> Web of Science and Scopus. </w:t>
      </w:r>
    </w:p>
    <w:p w14:paraId="2FB776A3" w14:textId="205C31E6" w:rsidR="00173CF4" w:rsidRPr="00173CF4" w:rsidRDefault="002736BB" w:rsidP="00173CF4">
      <w:pPr>
        <w:ind w:firstLine="284"/>
        <w:rPr>
          <w:spacing w:val="-5"/>
          <w:sz w:val="20"/>
          <w:szCs w:val="20"/>
          <w:lang w:val="en-US"/>
        </w:rPr>
      </w:pPr>
      <w:r w:rsidRPr="002736BB">
        <w:rPr>
          <w:spacing w:val="-5"/>
          <w:sz w:val="20"/>
          <w:szCs w:val="20"/>
          <w:lang w:val="en-US"/>
        </w:rPr>
        <w:t>Today, SciELO includes over a thousand journals across disciplines and has become a strategic platform for fostering scientific communication in Latin America. Its alignment with global indexing standards has increased international visibility, with many SciELO journals now also indexed in Scopus</w:t>
      </w:r>
      <w:r w:rsidR="00B667BF">
        <w:rPr>
          <w:spacing w:val="-5"/>
          <w:sz w:val="20"/>
          <w:szCs w:val="20"/>
          <w:lang w:val="en-US"/>
        </w:rPr>
        <w:t xml:space="preserve"> </w:t>
      </w:r>
      <w:r w:rsidR="00B667BF">
        <w:rPr>
          <w:spacing w:val="-5"/>
          <w:sz w:val="20"/>
          <w:szCs w:val="20"/>
          <w:lang w:val="en-US"/>
        </w:rPr>
        <w:fldChar w:fldCharType="begin"/>
      </w:r>
      <w:r w:rsidR="00534973">
        <w:rPr>
          <w:spacing w:val="-5"/>
          <w:sz w:val="20"/>
          <w:szCs w:val="20"/>
          <w:lang w:val="en-US"/>
        </w:rPr>
        <w:instrText xml:space="preserve"> ADDIN ZOTERO_ITEM CSL_CITATION {"citationID":"lIqNLB5G","properties":{"formattedCitation":"[6]","plainCitation":"[6]","noteIndex":0},"citationItems":[{"id":"ohUOWqps/LrN6dcYD","uris":["http://zotero.org/groups/6028435/items/59BD74CN"],"itemData":{"id":197575,"type":"article-journal","container-title":"Scientometrics","note":"publisher: Springer","page":"197–209","title":"Growth of the number of indexed journals of Latin America and the Caribbean: the effect on the impact of each country","volume":"98","author":[{"family":"Collazo-Reyes","given":"Francisco"}],"issued":{"date-parts":[["2014"]]}}}],"schema":"https://github.com/citation-style-language/schema/raw/master/csl-citation.json"} </w:instrText>
      </w:r>
      <w:r w:rsidR="00B667BF">
        <w:rPr>
          <w:spacing w:val="-5"/>
          <w:sz w:val="20"/>
          <w:szCs w:val="20"/>
          <w:lang w:val="en-US"/>
        </w:rPr>
        <w:fldChar w:fldCharType="separate"/>
      </w:r>
      <w:r w:rsidR="00534973">
        <w:rPr>
          <w:noProof/>
          <w:spacing w:val="-5"/>
          <w:sz w:val="20"/>
          <w:szCs w:val="20"/>
          <w:lang w:val="en-US"/>
        </w:rPr>
        <w:t>[6]</w:t>
      </w:r>
      <w:r w:rsidR="00B667BF">
        <w:rPr>
          <w:spacing w:val="-5"/>
          <w:sz w:val="20"/>
          <w:szCs w:val="20"/>
          <w:lang w:val="en-US"/>
        </w:rPr>
        <w:fldChar w:fldCharType="end"/>
      </w:r>
      <w:r w:rsidRPr="002736BB">
        <w:rPr>
          <w:spacing w:val="-5"/>
          <w:sz w:val="20"/>
          <w:szCs w:val="20"/>
          <w:lang w:val="en-US"/>
        </w:rPr>
        <w:t>. Understanding the interrelationships between these journals offers valuable insights into regional collaboration, thematic specialization, and knowledge flows within and beyond Latin America.</w:t>
      </w:r>
    </w:p>
    <w:p w14:paraId="55F8EE72" w14:textId="22A440F3" w:rsidR="003F093A" w:rsidRDefault="00554E7A" w:rsidP="00173CF4">
      <w:pPr>
        <w:ind w:firstLine="284"/>
        <w:rPr>
          <w:ins w:id="21" w:author="Juan David Velasquez" w:date="2025-11-29T18:06:00Z" w16du:dateUtc="2025-11-29T23:06:00Z"/>
          <w:spacing w:val="-5"/>
          <w:sz w:val="20"/>
          <w:szCs w:val="20"/>
          <w:lang w:val="en-US"/>
        </w:rPr>
      </w:pPr>
      <w:r w:rsidRPr="00554E7A">
        <w:rPr>
          <w:spacing w:val="-5"/>
          <w:sz w:val="20"/>
          <w:szCs w:val="20"/>
          <w:lang w:val="en-US"/>
        </w:rPr>
        <w:t xml:space="preserve">Despite </w:t>
      </w:r>
      <w:proofErr w:type="spellStart"/>
      <w:ins w:id="22" w:author="Juan David Velasquez" w:date="2025-11-29T18:06:00Z" w16du:dateUtc="2025-11-29T23:06:00Z">
        <w:r w:rsidR="003F093A">
          <w:rPr>
            <w:spacing w:val="-5"/>
            <w:sz w:val="20"/>
            <w:szCs w:val="20"/>
            <w:lang w:val="en-US"/>
          </w:rPr>
          <w:t>SciELO's</w:t>
        </w:r>
        <w:proofErr w:type="spellEnd"/>
        <w:r w:rsidR="003F093A">
          <w:rPr>
            <w:spacing w:val="-5"/>
            <w:sz w:val="20"/>
            <w:szCs w:val="20"/>
            <w:lang w:val="en-US"/>
          </w:rPr>
          <w:t xml:space="preserve"> recognized importance in promoting regional scientific visibility, there is limited comprehensive research on the structural and thematic interrelationships among Latin American journals indexed in both SciELO and Scopus, particularly in engineering.</w:t>
        </w:r>
      </w:ins>
      <w:del w:id="23" w:author="Juan David Velasquez" w:date="2025-11-29T18:06:00Z" w16du:dateUtc="2025-11-29T23:06:00Z">
        <w:r w:rsidRPr="00554E7A" w:rsidDel="003F093A">
          <w:rPr>
            <w:spacing w:val="-5"/>
            <w:sz w:val="20"/>
            <w:szCs w:val="20"/>
            <w:lang w:val="en-US"/>
          </w:rPr>
          <w:delText xml:space="preserve">the recognized importance of SciELO in promoting regional scientific visibility, there is </w:delText>
        </w:r>
        <w:r w:rsidR="007E3FAE" w:rsidDel="003F093A">
          <w:rPr>
            <w:spacing w:val="-5"/>
            <w:sz w:val="20"/>
            <w:szCs w:val="20"/>
            <w:lang w:val="en-US"/>
          </w:rPr>
          <w:delText xml:space="preserve">a </w:delText>
        </w:r>
        <w:r w:rsidRPr="00554E7A" w:rsidDel="003F093A">
          <w:rPr>
            <w:spacing w:val="-5"/>
            <w:sz w:val="20"/>
            <w:szCs w:val="20"/>
            <w:lang w:val="en-US"/>
          </w:rPr>
          <w:delText xml:space="preserve">limited </w:delText>
        </w:r>
        <w:r w:rsidR="007E3FAE" w:rsidDel="003F093A">
          <w:rPr>
            <w:spacing w:val="-5"/>
            <w:sz w:val="20"/>
            <w:szCs w:val="20"/>
            <w:lang w:val="en-US"/>
          </w:rPr>
          <w:delText xml:space="preserve">amount of </w:delText>
        </w:r>
        <w:r w:rsidRPr="00554E7A" w:rsidDel="003F093A">
          <w:rPr>
            <w:spacing w:val="-5"/>
            <w:sz w:val="20"/>
            <w:szCs w:val="20"/>
            <w:lang w:val="en-US"/>
          </w:rPr>
          <w:delText xml:space="preserve">comprehensive research on the structural and thematic interrelationships among Latin American journals indexed simultaneously in SciELO and Scopus, particularly in </w:delText>
        </w:r>
        <w:r w:rsidR="007E3FAE" w:rsidDel="003F093A">
          <w:rPr>
            <w:spacing w:val="-5"/>
            <w:sz w:val="20"/>
            <w:szCs w:val="20"/>
            <w:lang w:val="en-US"/>
          </w:rPr>
          <w:delText xml:space="preserve">the field of </w:delText>
        </w:r>
        <w:r w:rsidRPr="00554E7A" w:rsidDel="003F093A">
          <w:rPr>
            <w:spacing w:val="-5"/>
            <w:sz w:val="20"/>
            <w:szCs w:val="20"/>
            <w:lang w:val="en-US"/>
          </w:rPr>
          <w:delText>engineering.</w:delText>
        </w:r>
      </w:del>
      <w:r w:rsidRPr="00554E7A">
        <w:rPr>
          <w:spacing w:val="-5"/>
          <w:sz w:val="20"/>
          <w:szCs w:val="20"/>
          <w:lang w:val="en-US"/>
        </w:rPr>
        <w:t xml:space="preserve"> </w:t>
      </w:r>
    </w:p>
    <w:p w14:paraId="505942F1" w14:textId="52EC1417" w:rsidR="003A4E2A" w:rsidRDefault="00554E7A" w:rsidP="00173CF4">
      <w:pPr>
        <w:ind w:firstLine="284"/>
        <w:rPr>
          <w:spacing w:val="-5"/>
          <w:sz w:val="20"/>
          <w:szCs w:val="20"/>
          <w:lang w:val="en-US"/>
        </w:rPr>
      </w:pPr>
      <w:r w:rsidRPr="00554E7A">
        <w:rPr>
          <w:spacing w:val="-5"/>
          <w:sz w:val="20"/>
          <w:szCs w:val="20"/>
          <w:lang w:val="en-US"/>
        </w:rPr>
        <w:t xml:space="preserve">This study aims to fill that gap by </w:t>
      </w:r>
      <w:r w:rsidR="007E3FAE">
        <w:rPr>
          <w:spacing w:val="-5"/>
          <w:sz w:val="20"/>
          <w:szCs w:val="20"/>
          <w:lang w:val="en-US"/>
        </w:rPr>
        <w:t>provid</w:t>
      </w:r>
      <w:r w:rsidRPr="00554E7A">
        <w:rPr>
          <w:spacing w:val="-5"/>
          <w:sz w:val="20"/>
          <w:szCs w:val="20"/>
          <w:lang w:val="en-US"/>
        </w:rPr>
        <w:t xml:space="preserve">ing an in-depth bibliometric and network-based analysis of engineering journals </w:t>
      </w:r>
      <w:r w:rsidR="007E3FAE">
        <w:rPr>
          <w:spacing w:val="-5"/>
          <w:sz w:val="20"/>
          <w:szCs w:val="20"/>
          <w:lang w:val="en-US"/>
        </w:rPr>
        <w:t>publish</w:t>
      </w:r>
      <w:r w:rsidRPr="00554E7A">
        <w:rPr>
          <w:spacing w:val="-5"/>
          <w:sz w:val="20"/>
          <w:szCs w:val="20"/>
          <w:lang w:val="en-US"/>
        </w:rPr>
        <w:t xml:space="preserve">ed in Latin America and </w:t>
      </w:r>
      <w:r w:rsidR="007E3FAE">
        <w:rPr>
          <w:spacing w:val="-5"/>
          <w:sz w:val="20"/>
          <w:szCs w:val="20"/>
          <w:lang w:val="en-US"/>
        </w:rPr>
        <w:t>indexed</w:t>
      </w:r>
      <w:r w:rsidRPr="00554E7A">
        <w:rPr>
          <w:spacing w:val="-5"/>
          <w:sz w:val="20"/>
          <w:szCs w:val="20"/>
          <w:lang w:val="en-US"/>
        </w:rPr>
        <w:t xml:space="preserve"> in both databases. The analysis begins by examining the disciplinary breadth of these journals through a cross-correlation map of Scopus subject areas assigned at the journal level, highlighting the distribution and overlap of thematic fields. </w:t>
      </w:r>
      <w:r>
        <w:rPr>
          <w:spacing w:val="-5"/>
          <w:sz w:val="20"/>
          <w:szCs w:val="20"/>
          <w:lang w:val="en-US"/>
        </w:rPr>
        <w:t>Fundamental</w:t>
      </w:r>
      <w:r w:rsidRPr="00554E7A">
        <w:rPr>
          <w:spacing w:val="-5"/>
          <w:sz w:val="20"/>
          <w:szCs w:val="20"/>
          <w:lang w:val="en-US"/>
        </w:rPr>
        <w:t xml:space="preserve"> performance indicators—such as publication volume and citation impact—are </w:t>
      </w:r>
      <w:del w:id="24" w:author="Juan David Velasquez" w:date="2025-11-29T18:06:00Z" w16du:dateUtc="2025-11-29T23:06:00Z">
        <w:r w:rsidRPr="00554E7A" w:rsidDel="003F093A">
          <w:rPr>
            <w:spacing w:val="-5"/>
            <w:sz w:val="20"/>
            <w:szCs w:val="20"/>
            <w:lang w:val="en-US"/>
          </w:rPr>
          <w:delText xml:space="preserve">assessed </w:delText>
        </w:r>
      </w:del>
      <w:ins w:id="25" w:author="Juan David Velasquez" w:date="2025-11-29T18:06:00Z" w16du:dateUtc="2025-11-29T23:06:00Z">
        <w:r w:rsidR="003F093A">
          <w:rPr>
            <w:spacing w:val="-5"/>
            <w:sz w:val="20"/>
            <w:szCs w:val="20"/>
            <w:lang w:val="en-US"/>
          </w:rPr>
          <w:t>u</w:t>
        </w:r>
        <w:r w:rsidR="003F093A" w:rsidRPr="00554E7A">
          <w:rPr>
            <w:spacing w:val="-5"/>
            <w:sz w:val="20"/>
            <w:szCs w:val="20"/>
            <w:lang w:val="en-US"/>
          </w:rPr>
          <w:t xml:space="preserve">sed </w:t>
        </w:r>
      </w:ins>
      <w:del w:id="26" w:author="Juan David Velasquez" w:date="2025-11-29T18:06:00Z" w16du:dateUtc="2025-11-29T23:06:00Z">
        <w:r w:rsidRPr="00554E7A" w:rsidDel="003F093A">
          <w:rPr>
            <w:spacing w:val="-5"/>
            <w:sz w:val="20"/>
            <w:szCs w:val="20"/>
            <w:lang w:val="en-US"/>
          </w:rPr>
          <w:delText>for</w:delText>
        </w:r>
      </w:del>
      <w:ins w:id="27" w:author="Juan David Velasquez" w:date="2025-11-29T18:06:00Z" w16du:dateUtc="2025-11-29T23:06:00Z">
        <w:r w:rsidR="003F093A">
          <w:rPr>
            <w:spacing w:val="-5"/>
            <w:sz w:val="20"/>
            <w:szCs w:val="20"/>
            <w:lang w:val="en-US"/>
          </w:rPr>
          <w:t>to assess</w:t>
        </w:r>
      </w:ins>
      <w:r w:rsidRPr="00554E7A">
        <w:rPr>
          <w:spacing w:val="-5"/>
          <w:sz w:val="20"/>
          <w:szCs w:val="20"/>
          <w:lang w:val="en-US"/>
        </w:rPr>
        <w:t xml:space="preserve"> authors, institutions, countries, and journals </w:t>
      </w:r>
      <w:del w:id="28" w:author="Juan David Velasquez" w:date="2025-11-29T18:06:00Z" w16du:dateUtc="2025-11-29T23:06:00Z">
        <w:r w:rsidRPr="00554E7A" w:rsidDel="003F093A">
          <w:rPr>
            <w:spacing w:val="-5"/>
            <w:sz w:val="20"/>
            <w:szCs w:val="20"/>
            <w:lang w:val="en-US"/>
          </w:rPr>
          <w:delText>to</w:delText>
        </w:r>
      </w:del>
      <w:ins w:id="29" w:author="Juan David Velasquez" w:date="2025-11-29T18:06:00Z" w16du:dateUtc="2025-11-29T23:06:00Z">
        <w:r w:rsidR="003F093A">
          <w:rPr>
            <w:spacing w:val="-5"/>
            <w:sz w:val="20"/>
            <w:szCs w:val="20"/>
            <w:lang w:val="en-US"/>
          </w:rPr>
          <w:t>and</w:t>
        </w:r>
      </w:ins>
      <w:r w:rsidRPr="00554E7A">
        <w:rPr>
          <w:spacing w:val="-5"/>
          <w:sz w:val="20"/>
          <w:szCs w:val="20"/>
          <w:lang w:val="en-US"/>
        </w:rPr>
        <w:t xml:space="preserve"> identify leading contributors. Furthermore, author keywords are analyzed to explore thematic patterns and terminological consistency. </w:t>
      </w:r>
      <w:r>
        <w:rPr>
          <w:spacing w:val="-5"/>
          <w:sz w:val="20"/>
          <w:szCs w:val="20"/>
          <w:lang w:val="en-US"/>
        </w:rPr>
        <w:t>A</w:t>
      </w:r>
      <w:r w:rsidRPr="00554E7A">
        <w:rPr>
          <w:spacing w:val="-5"/>
          <w:sz w:val="20"/>
          <w:szCs w:val="20"/>
          <w:lang w:val="en-US"/>
        </w:rPr>
        <w:t xml:space="preserve"> correlation map based on shared author keywords</w:t>
      </w:r>
      <w:r>
        <w:rPr>
          <w:spacing w:val="-5"/>
          <w:sz w:val="20"/>
          <w:szCs w:val="20"/>
          <w:lang w:val="en-US"/>
        </w:rPr>
        <w:t xml:space="preserve"> </w:t>
      </w:r>
      <w:del w:id="30" w:author="Juan David Velasquez" w:date="2025-11-29T18:06:00Z" w16du:dateUtc="2025-11-29T23:06:00Z">
        <w:r w:rsidDel="003F093A">
          <w:rPr>
            <w:spacing w:val="-5"/>
            <w:sz w:val="20"/>
            <w:szCs w:val="20"/>
            <w:lang w:val="en-US"/>
          </w:rPr>
          <w:delText>studi</w:delText>
        </w:r>
      </w:del>
      <w:ins w:id="31" w:author="Juan David Velasquez" w:date="2025-11-29T18:06:00Z" w16du:dateUtc="2025-11-29T23:06:00Z">
        <w:r w:rsidR="003F093A">
          <w:rPr>
            <w:spacing w:val="-5"/>
            <w:sz w:val="20"/>
            <w:szCs w:val="20"/>
            <w:lang w:val="en-US"/>
          </w:rPr>
          <w:t>analyz</w:t>
        </w:r>
      </w:ins>
      <w:r>
        <w:rPr>
          <w:spacing w:val="-5"/>
          <w:sz w:val="20"/>
          <w:szCs w:val="20"/>
          <w:lang w:val="en-US"/>
        </w:rPr>
        <w:t>es the interrelation</w:t>
      </w:r>
      <w:ins w:id="32" w:author="Juan David Velasquez" w:date="2025-11-29T18:06:00Z" w16du:dateUtc="2025-11-29T23:06:00Z">
        <w:r w:rsidR="003F093A">
          <w:rPr>
            <w:spacing w:val="-5"/>
            <w:sz w:val="20"/>
            <w:szCs w:val="20"/>
            <w:lang w:val="en-US"/>
          </w:rPr>
          <w:t>ships</w:t>
        </w:r>
      </w:ins>
      <w:r>
        <w:rPr>
          <w:spacing w:val="-5"/>
          <w:sz w:val="20"/>
          <w:szCs w:val="20"/>
          <w:lang w:val="en-US"/>
        </w:rPr>
        <w:t xml:space="preserve"> among journals</w:t>
      </w:r>
      <w:r w:rsidRPr="00554E7A">
        <w:rPr>
          <w:spacing w:val="-5"/>
          <w:sz w:val="20"/>
          <w:szCs w:val="20"/>
          <w:lang w:val="en-US"/>
        </w:rPr>
        <w:t xml:space="preserve">, where stronger connections imply </w:t>
      </w:r>
      <w:del w:id="33" w:author="Juan David Velasquez" w:date="2025-11-29T18:06:00Z" w16du:dateUtc="2025-11-29T23:06:00Z">
        <w:r w:rsidRPr="00554E7A" w:rsidDel="003F093A">
          <w:rPr>
            <w:spacing w:val="-5"/>
            <w:sz w:val="20"/>
            <w:szCs w:val="20"/>
            <w:lang w:val="en-US"/>
          </w:rPr>
          <w:delText>high</w:delText>
        </w:r>
      </w:del>
      <w:ins w:id="34" w:author="Juan David Velasquez" w:date="2025-11-29T18:06:00Z" w16du:dateUtc="2025-11-29T23:06:00Z">
        <w:r w:rsidR="003F093A">
          <w:rPr>
            <w:spacing w:val="-5"/>
            <w:sz w:val="20"/>
            <w:szCs w:val="20"/>
            <w:lang w:val="en-US"/>
          </w:rPr>
          <w:t>great</w:t>
        </w:r>
      </w:ins>
      <w:r w:rsidRPr="00554E7A">
        <w:rPr>
          <w:spacing w:val="-5"/>
          <w:sz w:val="20"/>
          <w:szCs w:val="20"/>
          <w:lang w:val="en-US"/>
        </w:rPr>
        <w:t>er thematic similarity. In addition, a citation network reveals the direct referencing structure among journals, while co-citation and bibliographic coupling analyses uncover indirect intellectual linkages. Finally, a co-occurrence network of author keywords is used to identify dominant research themes and conceptual clusters within the engineering literature. Together, these analyses provide a multidimensional view of the structure, dynamics, and thematic orientation of engineering research in Latin America, offering valuable insights into regional integration, collaboration, and visibility in the global scientific landscape.</w:t>
      </w:r>
    </w:p>
    <w:p w14:paraId="05A20FCC" w14:textId="7F50640F" w:rsidR="002C5B22" w:rsidRDefault="002C5B22" w:rsidP="004D6D4A">
      <w:pPr>
        <w:ind w:firstLine="284"/>
        <w:rPr>
          <w:spacing w:val="-5"/>
          <w:sz w:val="20"/>
          <w:szCs w:val="20"/>
          <w:lang w:val="en-US"/>
        </w:rPr>
      </w:pPr>
      <w:r w:rsidRPr="002C5B22">
        <w:rPr>
          <w:spacing w:val="-5"/>
          <w:sz w:val="20"/>
          <w:szCs w:val="20"/>
          <w:lang w:val="en-US"/>
        </w:rPr>
        <w:t xml:space="preserve">This study focuses exclusively on engineering journals </w:t>
      </w:r>
      <w:del w:id="35" w:author="Juan David Velasquez" w:date="2025-11-29T18:08:00Z" w16du:dateUtc="2025-11-29T23:08:00Z">
        <w:r w:rsidRPr="002C5B22" w:rsidDel="003F093A">
          <w:rPr>
            <w:spacing w:val="-5"/>
            <w:sz w:val="20"/>
            <w:szCs w:val="20"/>
            <w:lang w:val="en-US"/>
          </w:rPr>
          <w:delText>edit</w:delText>
        </w:r>
      </w:del>
      <w:ins w:id="36" w:author="Juan David Velasquez" w:date="2025-11-29T18:08:00Z" w16du:dateUtc="2025-11-29T23:08:00Z">
        <w:r w:rsidR="003F093A">
          <w:rPr>
            <w:spacing w:val="-5"/>
            <w:sz w:val="20"/>
            <w:szCs w:val="20"/>
            <w:lang w:val="en-US"/>
          </w:rPr>
          <w:t>publish</w:t>
        </w:r>
      </w:ins>
      <w:r w:rsidRPr="002C5B22">
        <w:rPr>
          <w:spacing w:val="-5"/>
          <w:sz w:val="20"/>
          <w:szCs w:val="20"/>
          <w:lang w:val="en-US"/>
        </w:rPr>
        <w:t xml:space="preserve">ed in Latin America </w:t>
      </w:r>
      <w:del w:id="37" w:author="Juan David Velasquez" w:date="2025-11-29T18:08:00Z" w16du:dateUtc="2025-11-29T23:08:00Z">
        <w:r w:rsidRPr="002C5B22" w:rsidDel="003F093A">
          <w:rPr>
            <w:spacing w:val="-5"/>
            <w:sz w:val="20"/>
            <w:szCs w:val="20"/>
            <w:lang w:val="en-US"/>
          </w:rPr>
          <w:delText>that are</w:delText>
        </w:r>
      </w:del>
      <w:ins w:id="38" w:author="Juan David Velasquez" w:date="2025-11-29T18:08:00Z" w16du:dateUtc="2025-11-29T23:08:00Z">
        <w:r w:rsidR="003F093A">
          <w:rPr>
            <w:spacing w:val="-5"/>
            <w:sz w:val="20"/>
            <w:szCs w:val="20"/>
            <w:lang w:val="en-US"/>
          </w:rPr>
          <w:t>and</w:t>
        </w:r>
      </w:ins>
      <w:r w:rsidRPr="002C5B22">
        <w:rPr>
          <w:spacing w:val="-5"/>
          <w:sz w:val="20"/>
          <w:szCs w:val="20"/>
          <w:lang w:val="en-US"/>
        </w:rPr>
        <w:t xml:space="preserve"> indexed in both SciELO and Scopus. By limiting the analysis to journals present in both databases, the study ensures </w:t>
      </w:r>
      <w:del w:id="39" w:author="Juan David Velasquez" w:date="2025-11-29T18:08:00Z" w16du:dateUtc="2025-11-29T23:08:00Z">
        <w:r w:rsidRPr="002C5B22" w:rsidDel="003F093A">
          <w:rPr>
            <w:spacing w:val="-5"/>
            <w:sz w:val="20"/>
            <w:szCs w:val="20"/>
            <w:lang w:val="en-US"/>
          </w:rPr>
          <w:delText xml:space="preserve">a level of </w:delText>
        </w:r>
      </w:del>
      <w:r w:rsidRPr="002C5B22">
        <w:rPr>
          <w:spacing w:val="-5"/>
          <w:sz w:val="20"/>
          <w:szCs w:val="20"/>
          <w:lang w:val="en-US"/>
        </w:rPr>
        <w:t>international visibility and metadata consistency</w:t>
      </w:r>
      <w:ins w:id="40" w:author="Juan David Velasquez" w:date="2025-11-29T18:08:00Z" w16du:dateUtc="2025-11-29T23:08:00Z">
        <w:r w:rsidR="003F093A">
          <w:rPr>
            <w:spacing w:val="-5"/>
            <w:sz w:val="20"/>
            <w:szCs w:val="20"/>
            <w:lang w:val="en-US"/>
          </w:rPr>
          <w:t>,</w:t>
        </w:r>
      </w:ins>
      <w:r w:rsidRPr="002C5B22">
        <w:rPr>
          <w:spacing w:val="-5"/>
          <w:sz w:val="20"/>
          <w:szCs w:val="20"/>
          <w:lang w:val="en-US"/>
        </w:rPr>
        <w:t xml:space="preserve"> </w:t>
      </w:r>
      <w:del w:id="41" w:author="Juan David Velasquez" w:date="2025-11-29T18:08:00Z" w16du:dateUtc="2025-11-29T23:08:00Z">
        <w:r w:rsidRPr="002C5B22" w:rsidDel="003F093A">
          <w:rPr>
            <w:spacing w:val="-5"/>
            <w:sz w:val="20"/>
            <w:szCs w:val="20"/>
            <w:lang w:val="en-US"/>
          </w:rPr>
          <w:delText>that facilitates</w:delText>
        </w:r>
      </w:del>
      <w:ins w:id="42" w:author="Juan David Velasquez" w:date="2025-11-29T18:08:00Z" w16du:dateUtc="2025-11-29T23:08:00Z">
        <w:r w:rsidR="003F093A">
          <w:rPr>
            <w:spacing w:val="-5"/>
            <w:sz w:val="20"/>
            <w:szCs w:val="20"/>
            <w:lang w:val="en-US"/>
          </w:rPr>
          <w:t>facilitating</w:t>
        </w:r>
      </w:ins>
      <w:r w:rsidRPr="002C5B22">
        <w:rPr>
          <w:spacing w:val="-5"/>
          <w:sz w:val="20"/>
          <w:szCs w:val="20"/>
          <w:lang w:val="en-US"/>
        </w:rPr>
        <w:t xml:space="preserve"> bibliometric and network-based comparisons. This scope excludes engineering journals that are indexed in only one of the two databases. The analysis is conducted at the journal level, rather than at the level of individual authorship networks, which may limit the granularity of insights into micro-level collaboration patterns. </w:t>
      </w:r>
      <w:r>
        <w:rPr>
          <w:spacing w:val="-5"/>
          <w:sz w:val="20"/>
          <w:szCs w:val="20"/>
          <w:lang w:val="en-US"/>
        </w:rPr>
        <w:t>Ultimately, the study offers a snapshot of the structural and thematic dynamics based on the available</w:t>
      </w:r>
      <w:r w:rsidRPr="002C5B22">
        <w:rPr>
          <w:spacing w:val="-5"/>
          <w:sz w:val="20"/>
          <w:szCs w:val="20"/>
          <w:lang w:val="en-US"/>
        </w:rPr>
        <w:t xml:space="preserve"> metadata at the time of analysis</w:t>
      </w:r>
      <w:r>
        <w:rPr>
          <w:spacing w:val="-5"/>
          <w:sz w:val="20"/>
          <w:szCs w:val="20"/>
          <w:lang w:val="en-US"/>
        </w:rPr>
        <w:t>.</w:t>
      </w:r>
      <w:r w:rsidRPr="002C5B22">
        <w:rPr>
          <w:spacing w:val="-5"/>
          <w:sz w:val="20"/>
          <w:szCs w:val="20"/>
          <w:lang w:val="en-US"/>
        </w:rPr>
        <w:t xml:space="preserve"> </w:t>
      </w:r>
      <w:r>
        <w:rPr>
          <w:spacing w:val="-5"/>
          <w:sz w:val="20"/>
          <w:szCs w:val="20"/>
          <w:lang w:val="en-US"/>
        </w:rPr>
        <w:t>It</w:t>
      </w:r>
      <w:r w:rsidRPr="002C5B22">
        <w:rPr>
          <w:spacing w:val="-5"/>
          <w:sz w:val="20"/>
          <w:szCs w:val="20"/>
          <w:lang w:val="en-US"/>
        </w:rPr>
        <w:t xml:space="preserve"> does not account for recent changes or future trends in journal indexing policies or editorial practices.</w:t>
      </w:r>
    </w:p>
    <w:p w14:paraId="53EB2F7B" w14:textId="729628A4" w:rsidR="00284229" w:rsidRDefault="0069368A" w:rsidP="004D6D4A">
      <w:pPr>
        <w:ind w:firstLine="284"/>
        <w:rPr>
          <w:spacing w:val="-5"/>
          <w:sz w:val="20"/>
          <w:szCs w:val="20"/>
          <w:lang w:val="en-US"/>
        </w:rPr>
      </w:pPr>
      <w:r w:rsidRPr="0069368A">
        <w:rPr>
          <w:spacing w:val="-5"/>
          <w:sz w:val="20"/>
          <w:szCs w:val="20"/>
          <w:lang w:val="en-US"/>
        </w:rPr>
        <w:t xml:space="preserve">The rest of this </w:t>
      </w:r>
      <w:r w:rsidR="003A4E2A">
        <w:rPr>
          <w:spacing w:val="-5"/>
          <w:sz w:val="20"/>
          <w:szCs w:val="20"/>
          <w:lang w:val="en-US"/>
        </w:rPr>
        <w:t>paper</w:t>
      </w:r>
      <w:r w:rsidRPr="0069368A">
        <w:rPr>
          <w:spacing w:val="-5"/>
          <w:sz w:val="20"/>
          <w:szCs w:val="20"/>
          <w:lang w:val="en-US"/>
        </w:rPr>
        <w:t xml:space="preserve"> is organized as follows:</w:t>
      </w:r>
      <w:r w:rsidR="003A4E2A">
        <w:rPr>
          <w:spacing w:val="-5"/>
          <w:sz w:val="20"/>
          <w:szCs w:val="20"/>
          <w:lang w:val="en-US"/>
        </w:rPr>
        <w:t xml:space="preserve"> Section </w:t>
      </w:r>
      <w:r w:rsidR="00421D95">
        <w:rPr>
          <w:spacing w:val="-5"/>
          <w:sz w:val="20"/>
          <w:szCs w:val="20"/>
          <w:lang w:val="en-US"/>
        </w:rPr>
        <w:t>2</w:t>
      </w:r>
      <w:r w:rsidR="003A4E2A">
        <w:rPr>
          <w:spacing w:val="-5"/>
          <w:sz w:val="20"/>
          <w:szCs w:val="20"/>
          <w:lang w:val="en-US"/>
        </w:rPr>
        <w:t xml:space="preserve"> discusses the methodology used</w:t>
      </w:r>
      <w:r w:rsidRPr="0069368A">
        <w:rPr>
          <w:spacing w:val="-5"/>
          <w:sz w:val="20"/>
          <w:szCs w:val="20"/>
          <w:lang w:val="en-US"/>
        </w:rPr>
        <w:t>.</w:t>
      </w:r>
      <w:r w:rsidR="003A4E2A">
        <w:rPr>
          <w:spacing w:val="-5"/>
          <w:sz w:val="20"/>
          <w:szCs w:val="20"/>
          <w:lang w:val="en-US"/>
        </w:rPr>
        <w:t xml:space="preserve"> Section </w:t>
      </w:r>
      <w:r w:rsidR="00421D95">
        <w:rPr>
          <w:spacing w:val="-5"/>
          <w:sz w:val="20"/>
          <w:szCs w:val="20"/>
          <w:lang w:val="en-US"/>
        </w:rPr>
        <w:t>3</w:t>
      </w:r>
      <w:r w:rsidR="003A4E2A">
        <w:rPr>
          <w:spacing w:val="-5"/>
          <w:sz w:val="20"/>
          <w:szCs w:val="20"/>
          <w:lang w:val="en-US"/>
        </w:rPr>
        <w:t xml:space="preserve"> presents the results. </w:t>
      </w:r>
      <w:r w:rsidR="003A4E2A">
        <w:rPr>
          <w:spacing w:val="-5"/>
          <w:sz w:val="20"/>
          <w:szCs w:val="20"/>
          <w:lang w:val="en-US"/>
        </w:rPr>
        <w:t xml:space="preserve">Section </w:t>
      </w:r>
      <w:r w:rsidR="00421D95">
        <w:rPr>
          <w:spacing w:val="-5"/>
          <w:sz w:val="20"/>
          <w:szCs w:val="20"/>
          <w:lang w:val="en-US"/>
        </w:rPr>
        <w:t>4</w:t>
      </w:r>
      <w:r w:rsidR="003A4E2A">
        <w:rPr>
          <w:spacing w:val="-5"/>
          <w:sz w:val="20"/>
          <w:szCs w:val="20"/>
          <w:lang w:val="en-US"/>
        </w:rPr>
        <w:t xml:space="preserve"> discusses the findings. Finally, Section 5 presents the conclusions.</w:t>
      </w:r>
    </w:p>
    <w:p w14:paraId="1F2C8F7A" w14:textId="77777777" w:rsidR="00DB1830" w:rsidRDefault="00DB1830" w:rsidP="00BC7E81">
      <w:pPr>
        <w:ind w:firstLine="284"/>
        <w:rPr>
          <w:spacing w:val="-5"/>
          <w:sz w:val="20"/>
          <w:szCs w:val="20"/>
          <w:lang w:val="en-US"/>
        </w:rPr>
      </w:pPr>
    </w:p>
    <w:p w14:paraId="31C7A34B" w14:textId="42A63A82" w:rsidR="00CF6C0B" w:rsidRDefault="00954061" w:rsidP="00DB1830">
      <w:pPr>
        <w:pStyle w:val="Ttulo1"/>
      </w:pPr>
      <w:r>
        <w:t>Materials and Methods</w:t>
      </w:r>
    </w:p>
    <w:p w14:paraId="67705192" w14:textId="77777777" w:rsidR="008E24DE" w:rsidRDefault="008E24DE" w:rsidP="008C186E">
      <w:pPr>
        <w:ind w:firstLine="284"/>
        <w:rPr>
          <w:spacing w:val="-5"/>
          <w:sz w:val="20"/>
          <w:szCs w:val="20"/>
          <w:lang w:val="en-US"/>
        </w:rPr>
      </w:pPr>
    </w:p>
    <w:p w14:paraId="553597E3" w14:textId="2F9ACB1A" w:rsidR="008C186E" w:rsidRPr="008C186E" w:rsidRDefault="008C186E" w:rsidP="008C186E">
      <w:pPr>
        <w:ind w:firstLine="284"/>
        <w:rPr>
          <w:spacing w:val="-5"/>
          <w:sz w:val="20"/>
          <w:szCs w:val="20"/>
          <w:lang w:val="en-US"/>
        </w:rPr>
      </w:pPr>
      <w:r w:rsidRPr="008C186E">
        <w:rPr>
          <w:spacing w:val="-5"/>
          <w:sz w:val="20"/>
          <w:szCs w:val="20"/>
          <w:lang w:val="en-US"/>
        </w:rPr>
        <w:t>This section outlines and examines the standard workflow commonly employed in literature analysis and tech-mining studies, which also serves as the methodological foundation of this paper. This process has been widely discussed in the research literature, includin</w:t>
      </w:r>
      <w:r w:rsidRPr="00B667BF">
        <w:rPr>
          <w:spacing w:val="-5"/>
          <w:sz w:val="20"/>
          <w:szCs w:val="20"/>
          <w:lang w:val="en-US"/>
        </w:rPr>
        <w:t>g by</w:t>
      </w:r>
      <w:r w:rsidR="00B667BF" w:rsidRPr="00B667BF">
        <w:rPr>
          <w:spacing w:val="-5"/>
          <w:sz w:val="20"/>
          <w:szCs w:val="20"/>
          <w:lang w:val="en-US"/>
        </w:rPr>
        <w:t xml:space="preserve"> Aria and Cuccurullo </w:t>
      </w:r>
      <w:r w:rsidR="00B667BF" w:rsidRPr="00B667BF">
        <w:rPr>
          <w:spacing w:val="-5"/>
          <w:sz w:val="20"/>
          <w:szCs w:val="20"/>
          <w:lang w:val="en-US"/>
        </w:rPr>
        <w:fldChar w:fldCharType="begin"/>
      </w:r>
      <w:r w:rsidR="00534973">
        <w:rPr>
          <w:spacing w:val="-5"/>
          <w:sz w:val="20"/>
          <w:szCs w:val="20"/>
          <w:lang w:val="en-US"/>
        </w:rPr>
        <w:instrText xml:space="preserve"> ADDIN ZOTERO_ITEM CSL_CITATION {"citationID":"O5xLDZG6","properties":{"formattedCitation":"[7]","plainCitation":"[7]","noteIndex":0},"citationItems":[{"id":126854,"uris":["http://zotero.org/groups/5265034/items/57WRM3G5"],"itemData":{"id":126854,"type":"article-journal","container-title":"Journal of informetrics","issue":"4","note":"publisher: Elsevier","page":"959–975","title":"bibliometrix: An R-tool for comprehensive science mapping analysis","volume":"11","author":[{"family":"Aria","given":"Massimo"},{"family":"Cuccurullo","given":"Corrado"}],"issued":{"date-parts":[["2017"]]}}}],"schema":"https://github.com/citation-style-language/schema/raw/master/csl-citation.json"} </w:instrText>
      </w:r>
      <w:r w:rsidR="00B667BF" w:rsidRPr="00B667BF">
        <w:rPr>
          <w:spacing w:val="-5"/>
          <w:sz w:val="20"/>
          <w:szCs w:val="20"/>
          <w:lang w:val="en-US"/>
        </w:rPr>
        <w:fldChar w:fldCharType="separate"/>
      </w:r>
      <w:r w:rsidR="00534973">
        <w:rPr>
          <w:noProof/>
          <w:spacing w:val="-5"/>
          <w:sz w:val="20"/>
          <w:szCs w:val="20"/>
          <w:lang w:val="en-US"/>
        </w:rPr>
        <w:t>[7]</w:t>
      </w:r>
      <w:r w:rsidR="00B667BF" w:rsidRPr="00B667BF">
        <w:rPr>
          <w:spacing w:val="-5"/>
          <w:sz w:val="20"/>
          <w:szCs w:val="20"/>
          <w:lang w:val="en-US"/>
        </w:rPr>
        <w:fldChar w:fldCharType="end"/>
      </w:r>
      <w:r w:rsidRPr="00B667BF">
        <w:rPr>
          <w:spacing w:val="-5"/>
          <w:sz w:val="20"/>
          <w:szCs w:val="20"/>
          <w:lang w:val="en-US"/>
        </w:rPr>
        <w:t xml:space="preserve">, </w:t>
      </w:r>
      <w:proofErr w:type="spellStart"/>
      <w:r w:rsidRPr="00B667BF">
        <w:rPr>
          <w:spacing w:val="-5"/>
          <w:sz w:val="20"/>
          <w:szCs w:val="20"/>
          <w:lang w:val="en-US"/>
        </w:rPr>
        <w:t>Donthu</w:t>
      </w:r>
      <w:proofErr w:type="spellEnd"/>
      <w:r w:rsidRPr="00B667BF">
        <w:rPr>
          <w:spacing w:val="-5"/>
          <w:sz w:val="20"/>
          <w:szCs w:val="20"/>
          <w:lang w:val="en-US"/>
        </w:rPr>
        <w:t xml:space="preserve"> et al</w:t>
      </w:r>
      <w:r w:rsidR="00B667BF" w:rsidRPr="00B667BF">
        <w:rPr>
          <w:spacing w:val="-5"/>
          <w:sz w:val="20"/>
          <w:szCs w:val="20"/>
          <w:lang w:val="en-US"/>
        </w:rPr>
        <w:t xml:space="preserve"> </w:t>
      </w:r>
      <w:r w:rsidR="00B667BF" w:rsidRPr="00B667BF">
        <w:rPr>
          <w:spacing w:val="-5"/>
          <w:sz w:val="20"/>
          <w:szCs w:val="20"/>
          <w:lang w:val="en-US"/>
        </w:rPr>
        <w:fldChar w:fldCharType="begin"/>
      </w:r>
      <w:r w:rsidR="00534973">
        <w:rPr>
          <w:spacing w:val="-5"/>
          <w:sz w:val="20"/>
          <w:szCs w:val="20"/>
          <w:lang w:val="en-US"/>
        </w:rPr>
        <w:instrText xml:space="preserve"> ADDIN ZOTERO_ITEM CSL_CITATION {"citationID":"Z9sSxS4L","properties":{"formattedCitation":"[8]","plainCitation":"[8]","noteIndex":0},"citationItems":[{"id":126852,"uris":["http://zotero.org/groups/5265034/items/FZFK2GGN"],"itemData":{"id":126852,"type":"article-journal","abstract":"Bibliometric analysis is a popular and rigorous method for exploring and analyzing large volumes of scientific data. It enables us to unpack the evolutionary nuances of a specific field, while shedding light on the emerging areas in that field. Yet, its application in business research is relatively new, and in many instances, underdeveloped. Accordingly, we endeavor to present an overview of the bibliometric methodology, with a particular focus on its different techniques, while offering step-by-step guidelines that can be relied upon to rigorously perform bibliometric analysis with confidence. To this end, we also shed light on when and how bibliometric analysis should be used vis-à-vis other similar techniques such as meta-analysis and systematic literature reviews. As a whole, this paper should be a useful resource for gaining insights on the available techniques and procedures for carrying out studies using bibliometric analysis.","container-title":"Journal of Business Research","DOI":"https://doi.org/10.1016/j.jbusres.2021.04.070","ISSN":"0148-2963","page":"285-296","title":"How to conduct a bibliometric analysis: An overview and guidelines","volume":"133","author":[{"family":"Donthu","given":"Naveen"},{"family":"Kumar","given":"Satish"},{"family":"Mukherjee","given":"Debmalya"},{"family":"Pandey","given":"Nitesh"},{"family":"Lim","given":"Weng Marc"}],"issued":{"date-parts":[["2021"]]}}}],"schema":"https://github.com/citation-style-language/schema/raw/master/csl-citation.json"} </w:instrText>
      </w:r>
      <w:r w:rsidR="00B667BF" w:rsidRPr="00B667BF">
        <w:rPr>
          <w:spacing w:val="-5"/>
          <w:sz w:val="20"/>
          <w:szCs w:val="20"/>
          <w:lang w:val="en-US"/>
        </w:rPr>
        <w:fldChar w:fldCharType="separate"/>
      </w:r>
      <w:r w:rsidR="00534973">
        <w:rPr>
          <w:noProof/>
          <w:spacing w:val="-5"/>
          <w:sz w:val="20"/>
          <w:szCs w:val="20"/>
          <w:lang w:val="en-US"/>
        </w:rPr>
        <w:t>[8]</w:t>
      </w:r>
      <w:r w:rsidR="00B667BF" w:rsidRPr="00B667BF">
        <w:rPr>
          <w:spacing w:val="-5"/>
          <w:sz w:val="20"/>
          <w:szCs w:val="20"/>
          <w:lang w:val="en-US"/>
        </w:rPr>
        <w:fldChar w:fldCharType="end"/>
      </w:r>
      <w:r w:rsidRPr="00B667BF">
        <w:rPr>
          <w:spacing w:val="-5"/>
          <w:sz w:val="20"/>
          <w:szCs w:val="20"/>
          <w:lang w:val="en-US"/>
        </w:rPr>
        <w:t>, Page et al</w:t>
      </w:r>
      <w:r w:rsidR="00B667BF" w:rsidRPr="00B667BF">
        <w:rPr>
          <w:spacing w:val="-5"/>
          <w:sz w:val="20"/>
          <w:szCs w:val="20"/>
          <w:lang w:val="en-US"/>
        </w:rPr>
        <w:t xml:space="preserve"> </w:t>
      </w:r>
      <w:r w:rsidR="00B667BF" w:rsidRPr="00B667BF">
        <w:rPr>
          <w:spacing w:val="-5"/>
          <w:sz w:val="20"/>
          <w:szCs w:val="20"/>
          <w:lang w:val="en-US"/>
        </w:rPr>
        <w:fldChar w:fldCharType="begin"/>
      </w:r>
      <w:r w:rsidR="00534973">
        <w:rPr>
          <w:spacing w:val="-5"/>
          <w:sz w:val="20"/>
          <w:szCs w:val="20"/>
          <w:lang w:val="en-US"/>
        </w:rPr>
        <w:instrText xml:space="preserve"> ADDIN ZOTERO_ITEM CSL_CITATION {"citationID":"bwY2KI8R","properties":{"formattedCitation":"[9]","plainCitation":"[9]","noteIndex":0},"citationItems":[{"id":126853,"uris":["http://zotero.org/groups/5265034/items/EPDKKN4N"],"itemData":{"id":126853,"type":"article-journal","abstract":"&lt;p&gt;The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reviews.&lt;/p&gt;","container-title":"BMJ","DOI":"10.1136/bmj.n71","ISSN":"1756-1833","journalAbbreviation":"BMJ","language":"en","license":"©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 Methods &amp;amp; Reporting\nPMID: 33782057","page":"n71","source":"www.bmj.com","title":"The PRISMA 2020 statement: an updated guideline for reporting systematic reviews","title-short":"The PRISMA 2020 statement","volume":"372","author":[{"family":"Page","given":"Matthew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B667BF" w:rsidRPr="00B667BF">
        <w:rPr>
          <w:spacing w:val="-5"/>
          <w:sz w:val="20"/>
          <w:szCs w:val="20"/>
          <w:lang w:val="en-US"/>
        </w:rPr>
        <w:fldChar w:fldCharType="separate"/>
      </w:r>
      <w:r w:rsidR="00534973">
        <w:rPr>
          <w:noProof/>
          <w:spacing w:val="-5"/>
          <w:sz w:val="20"/>
          <w:szCs w:val="20"/>
          <w:lang w:val="en-US"/>
        </w:rPr>
        <w:t>[9]</w:t>
      </w:r>
      <w:r w:rsidR="00B667BF" w:rsidRPr="00B667BF">
        <w:rPr>
          <w:spacing w:val="-5"/>
          <w:sz w:val="20"/>
          <w:szCs w:val="20"/>
          <w:lang w:val="en-US"/>
        </w:rPr>
        <w:fldChar w:fldCharType="end"/>
      </w:r>
      <w:r w:rsidR="00CB798B">
        <w:rPr>
          <w:spacing w:val="-5"/>
          <w:sz w:val="20"/>
          <w:szCs w:val="20"/>
          <w:lang w:val="en-US"/>
        </w:rPr>
        <w:t xml:space="preserve">, and </w:t>
      </w:r>
      <w:proofErr w:type="spellStart"/>
      <w:r w:rsidR="00CB798B">
        <w:rPr>
          <w:spacing w:val="-5"/>
          <w:sz w:val="20"/>
          <w:szCs w:val="20"/>
          <w:lang w:val="en-US"/>
        </w:rPr>
        <w:t>Zupic</w:t>
      </w:r>
      <w:proofErr w:type="spellEnd"/>
      <w:r w:rsidR="00CB798B">
        <w:rPr>
          <w:spacing w:val="-5"/>
          <w:sz w:val="20"/>
          <w:szCs w:val="20"/>
          <w:lang w:val="en-US"/>
        </w:rPr>
        <w:t xml:space="preserve"> and Carter </w:t>
      </w:r>
      <w:r w:rsidR="00CB798B">
        <w:rPr>
          <w:spacing w:val="-5"/>
          <w:sz w:val="20"/>
          <w:szCs w:val="20"/>
          <w:lang w:val="en-US"/>
        </w:rPr>
        <w:fldChar w:fldCharType="begin"/>
      </w:r>
      <w:r w:rsidR="00CB798B">
        <w:rPr>
          <w:spacing w:val="-5"/>
          <w:sz w:val="20"/>
          <w:szCs w:val="20"/>
          <w:lang w:val="en-US"/>
        </w:rPr>
        <w:instrText xml:space="preserve"> ADDIN ZOTERO_ITEM CSL_CITATION {"citationID":"j1tOO1mw","properties":{"formattedCitation":"[10]","plainCitation":"[10]","noteIndex":0},"citationItems":[{"id":197694,"uris":["http://zotero.org/groups/6028435/items/JAY5JW67"],"itemData":{"id":197694,"type":"article-journal","archive":"Scopus","container-title":"Organizational Research Methods","DOI":"10.1177/1094428114562629","issue":"3","page":"429-472","title":"Bibliometric Methods in Management and Organization","volume":"18","author":[{"family":"Zupic","given":"I."},{"family":"Čater","given":"T."}],"issued":{"date-parts":[["2015"]]}}}],"schema":"https://github.com/citation-style-language/schema/raw/master/csl-citation.json"} </w:instrText>
      </w:r>
      <w:r w:rsidR="00CB798B">
        <w:rPr>
          <w:spacing w:val="-5"/>
          <w:sz w:val="20"/>
          <w:szCs w:val="20"/>
          <w:lang w:val="en-US"/>
        </w:rPr>
        <w:fldChar w:fldCharType="separate"/>
      </w:r>
      <w:r w:rsidR="00CB798B">
        <w:rPr>
          <w:noProof/>
          <w:spacing w:val="-5"/>
          <w:sz w:val="20"/>
          <w:szCs w:val="20"/>
          <w:lang w:val="en-US"/>
        </w:rPr>
        <w:t>[10]</w:t>
      </w:r>
      <w:r w:rsidR="00CB798B">
        <w:rPr>
          <w:spacing w:val="-5"/>
          <w:sz w:val="20"/>
          <w:szCs w:val="20"/>
          <w:lang w:val="en-US"/>
        </w:rPr>
        <w:fldChar w:fldCharType="end"/>
      </w:r>
      <w:r w:rsidRPr="00B667BF">
        <w:rPr>
          <w:spacing w:val="-5"/>
          <w:sz w:val="20"/>
          <w:szCs w:val="20"/>
          <w:lang w:val="en-US"/>
        </w:rPr>
        <w:t>. The adopted methodology comprises four key stages:</w:t>
      </w:r>
    </w:p>
    <w:p w14:paraId="0410BACE" w14:textId="77777777" w:rsidR="008C186E" w:rsidRPr="008C186E" w:rsidRDefault="008C186E" w:rsidP="008C186E">
      <w:pPr>
        <w:ind w:firstLine="284"/>
        <w:rPr>
          <w:spacing w:val="-5"/>
          <w:sz w:val="20"/>
          <w:szCs w:val="20"/>
          <w:lang w:val="en-US"/>
        </w:rPr>
      </w:pPr>
    </w:p>
    <w:p w14:paraId="10DB346D" w14:textId="77777777" w:rsidR="008C186E" w:rsidRPr="008C186E" w:rsidRDefault="008C186E" w:rsidP="008C186E">
      <w:pPr>
        <w:ind w:firstLine="284"/>
        <w:rPr>
          <w:spacing w:val="-5"/>
          <w:sz w:val="20"/>
          <w:szCs w:val="20"/>
          <w:lang w:val="en-US"/>
        </w:rPr>
      </w:pPr>
      <w:r w:rsidRPr="008C186E">
        <w:rPr>
          <w:spacing w:val="-5"/>
          <w:sz w:val="20"/>
          <w:szCs w:val="20"/>
          <w:lang w:val="en-US"/>
        </w:rPr>
        <w:t>1.</w:t>
      </w:r>
      <w:r w:rsidRPr="008C186E">
        <w:rPr>
          <w:spacing w:val="-5"/>
          <w:sz w:val="20"/>
          <w:szCs w:val="20"/>
          <w:lang w:val="en-US"/>
        </w:rPr>
        <w:tab/>
        <w:t xml:space="preserve">Design of the study.  </w:t>
      </w:r>
    </w:p>
    <w:p w14:paraId="4476E6EE" w14:textId="77777777" w:rsidR="008C186E" w:rsidRPr="008C186E" w:rsidRDefault="008C186E" w:rsidP="008C186E">
      <w:pPr>
        <w:ind w:firstLine="284"/>
        <w:rPr>
          <w:spacing w:val="-5"/>
          <w:sz w:val="20"/>
          <w:szCs w:val="20"/>
          <w:lang w:val="en-US"/>
        </w:rPr>
      </w:pPr>
      <w:r w:rsidRPr="008C186E">
        <w:rPr>
          <w:spacing w:val="-5"/>
          <w:sz w:val="20"/>
          <w:szCs w:val="20"/>
          <w:lang w:val="en-US"/>
        </w:rPr>
        <w:t>2.</w:t>
      </w:r>
      <w:r w:rsidRPr="008C186E">
        <w:rPr>
          <w:spacing w:val="-5"/>
          <w:sz w:val="20"/>
          <w:szCs w:val="20"/>
          <w:lang w:val="en-US"/>
        </w:rPr>
        <w:tab/>
        <w:t xml:space="preserve">Collection and preparation of data.  </w:t>
      </w:r>
    </w:p>
    <w:p w14:paraId="20860E2E" w14:textId="77777777" w:rsidR="008C186E" w:rsidRPr="008C186E" w:rsidRDefault="008C186E" w:rsidP="008C186E">
      <w:pPr>
        <w:ind w:firstLine="284"/>
        <w:rPr>
          <w:spacing w:val="-5"/>
          <w:sz w:val="20"/>
          <w:szCs w:val="20"/>
          <w:lang w:val="en-US"/>
        </w:rPr>
      </w:pPr>
      <w:r w:rsidRPr="008C186E">
        <w:rPr>
          <w:spacing w:val="-5"/>
          <w:sz w:val="20"/>
          <w:szCs w:val="20"/>
          <w:lang w:val="en-US"/>
        </w:rPr>
        <w:t>3.</w:t>
      </w:r>
      <w:r w:rsidRPr="008C186E">
        <w:rPr>
          <w:spacing w:val="-5"/>
          <w:sz w:val="20"/>
          <w:szCs w:val="20"/>
          <w:lang w:val="en-US"/>
        </w:rPr>
        <w:tab/>
        <w:t xml:space="preserve">Analysis of the data.  </w:t>
      </w:r>
    </w:p>
    <w:p w14:paraId="51DACCC2" w14:textId="77777777" w:rsidR="008C186E" w:rsidRPr="008C186E" w:rsidRDefault="008C186E" w:rsidP="008C186E">
      <w:pPr>
        <w:ind w:firstLine="284"/>
        <w:rPr>
          <w:spacing w:val="-5"/>
          <w:sz w:val="20"/>
          <w:szCs w:val="20"/>
          <w:lang w:val="en-US"/>
        </w:rPr>
      </w:pPr>
      <w:r w:rsidRPr="008C186E">
        <w:rPr>
          <w:spacing w:val="-5"/>
          <w:sz w:val="20"/>
          <w:szCs w:val="20"/>
          <w:lang w:val="en-US"/>
        </w:rPr>
        <w:t>4.</w:t>
      </w:r>
      <w:r w:rsidRPr="008C186E">
        <w:rPr>
          <w:spacing w:val="-5"/>
          <w:sz w:val="20"/>
          <w:szCs w:val="20"/>
          <w:lang w:val="en-US"/>
        </w:rPr>
        <w:tab/>
        <w:t>Interpretation of the findings.</w:t>
      </w:r>
    </w:p>
    <w:p w14:paraId="0A3E05E7" w14:textId="77777777" w:rsidR="00857EBA" w:rsidRDefault="00857EBA" w:rsidP="00DB1830">
      <w:pPr>
        <w:ind w:firstLine="284"/>
        <w:rPr>
          <w:spacing w:val="-5"/>
          <w:sz w:val="20"/>
          <w:szCs w:val="20"/>
          <w:lang w:val="en-US"/>
        </w:rPr>
      </w:pPr>
    </w:p>
    <w:p w14:paraId="1762923D" w14:textId="426EA7B2" w:rsidR="00DB1830" w:rsidRDefault="00655AE7" w:rsidP="00230546">
      <w:pPr>
        <w:pStyle w:val="Ttulo2"/>
      </w:pPr>
      <w:r>
        <w:t>Design</w:t>
      </w:r>
      <w:r w:rsidR="008C186E">
        <w:t xml:space="preserve"> of the Study</w:t>
      </w:r>
    </w:p>
    <w:p w14:paraId="05A68D44" w14:textId="77777777" w:rsidR="00177844" w:rsidRDefault="00177844" w:rsidP="00DB1830">
      <w:pPr>
        <w:ind w:firstLine="284"/>
        <w:rPr>
          <w:spacing w:val="-5"/>
          <w:sz w:val="20"/>
          <w:szCs w:val="20"/>
          <w:lang w:val="en-US"/>
        </w:rPr>
      </w:pPr>
    </w:p>
    <w:p w14:paraId="152F75AE" w14:textId="1FABEE27" w:rsidR="008C186E" w:rsidRDefault="002C5B22" w:rsidP="00DB1830">
      <w:pPr>
        <w:ind w:firstLine="284"/>
        <w:rPr>
          <w:spacing w:val="-5"/>
          <w:sz w:val="20"/>
          <w:szCs w:val="20"/>
          <w:lang w:val="en-US"/>
        </w:rPr>
      </w:pPr>
      <w:r w:rsidRPr="002C5B22">
        <w:rPr>
          <w:spacing w:val="-5"/>
          <w:sz w:val="20"/>
          <w:szCs w:val="20"/>
          <w:lang w:val="en-US"/>
        </w:rPr>
        <w:t>The methodological parameters of this study are</w:t>
      </w:r>
      <w:r>
        <w:rPr>
          <w:spacing w:val="-5"/>
          <w:sz w:val="20"/>
          <w:szCs w:val="20"/>
          <w:lang w:val="en-US"/>
        </w:rPr>
        <w:t xml:space="preserve"> presented</w:t>
      </w:r>
      <w:r w:rsidR="00E73CF4">
        <w:rPr>
          <w:spacing w:val="-5"/>
          <w:sz w:val="20"/>
          <w:szCs w:val="20"/>
          <w:lang w:val="en-US"/>
        </w:rPr>
        <w:t xml:space="preserve"> below</w:t>
      </w:r>
      <w:r w:rsidR="008C186E" w:rsidRPr="008C186E">
        <w:rPr>
          <w:spacing w:val="-5"/>
          <w:sz w:val="20"/>
          <w:szCs w:val="20"/>
          <w:lang w:val="en-US"/>
        </w:rPr>
        <w:t xml:space="preserve">, </w:t>
      </w:r>
      <w:r w:rsidR="00E73CF4">
        <w:rPr>
          <w:spacing w:val="-5"/>
          <w:sz w:val="20"/>
          <w:szCs w:val="20"/>
          <w:lang w:val="en-US"/>
        </w:rPr>
        <w:t>following</w:t>
      </w:r>
      <w:r w:rsidR="008C186E" w:rsidRPr="008C186E">
        <w:rPr>
          <w:spacing w:val="-5"/>
          <w:sz w:val="20"/>
          <w:szCs w:val="20"/>
          <w:lang w:val="en-US"/>
        </w:rPr>
        <w:t xml:space="preserve"> the literature review criteria established by</w:t>
      </w:r>
      <w:r w:rsidR="00B667BF">
        <w:rPr>
          <w:spacing w:val="-5"/>
          <w:sz w:val="20"/>
          <w:szCs w:val="20"/>
          <w:lang w:val="en-US"/>
        </w:rPr>
        <w:t xml:space="preserve"> </w:t>
      </w:r>
      <w:r w:rsidR="00B667BF">
        <w:rPr>
          <w:spacing w:val="-5"/>
          <w:sz w:val="20"/>
          <w:szCs w:val="20"/>
          <w:lang w:val="en-US"/>
        </w:rPr>
        <w:fldChar w:fldCharType="begin"/>
      </w:r>
      <w:r w:rsidR="00CB798B">
        <w:rPr>
          <w:spacing w:val="-5"/>
          <w:sz w:val="20"/>
          <w:szCs w:val="20"/>
          <w:lang w:val="en-US"/>
        </w:rPr>
        <w:instrText xml:space="preserve"> ADDIN ZOTERO_ITEM CSL_CITATION {"citationID":"ewjCgmsh","properties":{"formattedCitation":"[11], [12]","plainCitation":"[11], [12]","noteIndex":0},"citationItems":[{"id":126850,"uris":["http://zotero.org/groups/5265034/items/ZWSZ3ADR"],"itemData":{"id":126850,"type":"article-journal","container-title":"Keele, UK, Keele University","issue":"2004","note":"publisher: Citeseer","page":"1–26","title":"Procedures for performing systematic reviews","volume":"33","author":[{"family":"Kitchenham","given":"Barbara"}],"issued":{"date-parts":[["2004"]]}}},{"id":126851,"uris":["http://zotero.org/groups/5265034/items/QYEAZY38"],"itemData":{"id":126851,"type":"article-journal","container-title":"Information and software technology","issue":"1","note":"publisher: Elsevier","page":"7–15","title":"Systematic literature reviews in software engineering–a systematic literature review","volume":"51","author":[{"family":"Kitchenham","given":"Barbara"},{"family":"Brereton","given":"O Pearl"},{"family":"Budgen","given":"David"},{"family":"Turner","given":"Mark"},{"family":"Bailey","given":"John"},{"family":"Linkman","given":"Stephen"}],"issued":{"date-parts":[["2009"]]}}}],"schema":"https://github.com/citation-style-language/schema/raw/master/csl-citation.json"} </w:instrText>
      </w:r>
      <w:r w:rsidR="00B667BF">
        <w:rPr>
          <w:spacing w:val="-5"/>
          <w:sz w:val="20"/>
          <w:szCs w:val="20"/>
          <w:lang w:val="en-US"/>
        </w:rPr>
        <w:fldChar w:fldCharType="separate"/>
      </w:r>
      <w:r w:rsidR="00CB798B">
        <w:rPr>
          <w:noProof/>
          <w:spacing w:val="-5"/>
          <w:sz w:val="20"/>
          <w:szCs w:val="20"/>
          <w:lang w:val="en-US"/>
        </w:rPr>
        <w:t>[11], [12]</w:t>
      </w:r>
      <w:r w:rsidR="00B667BF">
        <w:rPr>
          <w:spacing w:val="-5"/>
          <w:sz w:val="20"/>
          <w:szCs w:val="20"/>
          <w:lang w:val="en-US"/>
        </w:rPr>
        <w:fldChar w:fldCharType="end"/>
      </w:r>
      <w:r w:rsidR="008C186E" w:rsidRPr="008C186E">
        <w:rPr>
          <w:spacing w:val="-5"/>
          <w:sz w:val="20"/>
          <w:szCs w:val="20"/>
          <w:lang w:val="en-US"/>
        </w:rPr>
        <w:t xml:space="preserve">. </w:t>
      </w:r>
      <w:del w:id="43" w:author="Juan David Velasquez" w:date="2025-11-29T18:00:00Z" w16du:dateUtc="2025-11-29T23:00:00Z">
        <w:r w:rsidRPr="002C5B22" w:rsidDel="00937A9D">
          <w:rPr>
            <w:spacing w:val="-5"/>
            <w:sz w:val="20"/>
            <w:szCs w:val="20"/>
            <w:lang w:val="en-US"/>
          </w:rPr>
          <w:delText>To align with the study’s objective of analyzing engineering journals indexed in SciELO, Scopus was selected as the bibliographic source due to its broader citation coverage and structured metadata.</w:delText>
        </w:r>
        <w:r w:rsidR="008C186E" w:rsidRPr="008C186E" w:rsidDel="00937A9D">
          <w:rPr>
            <w:spacing w:val="-5"/>
            <w:sz w:val="20"/>
            <w:szCs w:val="20"/>
            <w:lang w:val="en-US"/>
          </w:rPr>
          <w:delText xml:space="preserve"> </w:delText>
        </w:r>
      </w:del>
      <w:r w:rsidR="008C186E" w:rsidRPr="008C186E">
        <w:rPr>
          <w:spacing w:val="-5"/>
          <w:sz w:val="20"/>
          <w:szCs w:val="20"/>
          <w:lang w:val="en-US"/>
        </w:rPr>
        <w:t xml:space="preserve">The search strategy </w:t>
      </w:r>
      <w:r>
        <w:rPr>
          <w:spacing w:val="-5"/>
          <w:sz w:val="20"/>
          <w:szCs w:val="20"/>
          <w:lang w:val="en-US"/>
        </w:rPr>
        <w:t>consisted of</w:t>
      </w:r>
      <w:r w:rsidR="008C186E" w:rsidRPr="008C186E">
        <w:rPr>
          <w:spacing w:val="-5"/>
          <w:sz w:val="20"/>
          <w:szCs w:val="20"/>
          <w:lang w:val="en-US"/>
        </w:rPr>
        <w:t xml:space="preserve"> </w:t>
      </w:r>
      <w:r>
        <w:rPr>
          <w:spacing w:val="-5"/>
          <w:sz w:val="20"/>
          <w:szCs w:val="20"/>
          <w:lang w:val="en-US"/>
        </w:rPr>
        <w:t>identifying</w:t>
      </w:r>
      <w:r w:rsidR="008C186E" w:rsidRPr="008C186E">
        <w:rPr>
          <w:spacing w:val="-5"/>
          <w:sz w:val="20"/>
          <w:szCs w:val="20"/>
          <w:lang w:val="en-US"/>
        </w:rPr>
        <w:t xml:space="preserve"> the ISSNs of relevant journals </w:t>
      </w:r>
      <w:del w:id="44" w:author="Juan David Velasquez" w:date="2025-11-29T18:00:00Z" w16du:dateUtc="2025-11-29T23:00:00Z">
        <w:r w:rsidR="008C186E" w:rsidRPr="008C186E" w:rsidDel="00937A9D">
          <w:rPr>
            <w:spacing w:val="-5"/>
            <w:sz w:val="20"/>
            <w:szCs w:val="20"/>
            <w:lang w:val="en-US"/>
          </w:rPr>
          <w:delText>from</w:delText>
        </w:r>
      </w:del>
      <w:ins w:id="45" w:author="Juan David Velasquez" w:date="2025-11-29T18:00:00Z" w16du:dateUtc="2025-11-29T23:00:00Z">
        <w:r w:rsidR="00937A9D">
          <w:rPr>
            <w:spacing w:val="-5"/>
            <w:sz w:val="20"/>
            <w:szCs w:val="20"/>
            <w:lang w:val="en-US"/>
          </w:rPr>
          <w:t>in</w:t>
        </w:r>
      </w:ins>
      <w:r w:rsidR="008C186E" w:rsidRPr="008C186E">
        <w:rPr>
          <w:spacing w:val="-5"/>
          <w:sz w:val="20"/>
          <w:szCs w:val="20"/>
          <w:lang w:val="en-US"/>
        </w:rPr>
        <w:t xml:space="preserve"> SciELO</w:t>
      </w:r>
      <w:ins w:id="46" w:author="Juan David Velasquez" w:date="2025-11-29T18:00:00Z" w16du:dateUtc="2025-11-29T23:00:00Z">
        <w:r w:rsidR="00937A9D">
          <w:rPr>
            <w:spacing w:val="-5"/>
            <w:sz w:val="20"/>
            <w:szCs w:val="20"/>
            <w:lang w:val="en-US"/>
          </w:rPr>
          <w:t xml:space="preserve"> (and indexed in Scopus)</w:t>
        </w:r>
      </w:ins>
      <w:r w:rsidR="008C186E" w:rsidRPr="008C186E">
        <w:rPr>
          <w:spacing w:val="-5"/>
          <w:sz w:val="20"/>
          <w:szCs w:val="20"/>
          <w:lang w:val="en-US"/>
        </w:rPr>
        <w:t xml:space="preserve"> and using them to </w:t>
      </w:r>
      <w:r w:rsidR="007E3FAE">
        <w:rPr>
          <w:spacing w:val="-5"/>
          <w:sz w:val="20"/>
          <w:szCs w:val="20"/>
          <w:lang w:val="en-US"/>
        </w:rPr>
        <w:t>conduct</w:t>
      </w:r>
      <w:r w:rsidR="008C186E" w:rsidRPr="008C186E">
        <w:rPr>
          <w:spacing w:val="-5"/>
          <w:sz w:val="20"/>
          <w:szCs w:val="20"/>
          <w:lang w:val="en-US"/>
        </w:rPr>
        <w:t xml:space="preserve"> targeted searches </w:t>
      </w:r>
      <w:del w:id="47" w:author="Juan David Velasquez" w:date="2025-11-29T18:00:00Z" w16du:dateUtc="2025-11-29T23:00:00Z">
        <w:r w:rsidR="008C186E" w:rsidRPr="008C186E" w:rsidDel="00937A9D">
          <w:rPr>
            <w:spacing w:val="-5"/>
            <w:sz w:val="20"/>
            <w:szCs w:val="20"/>
            <w:lang w:val="en-US"/>
          </w:rPr>
          <w:delText>with</w:delText>
        </w:r>
      </w:del>
      <w:r w:rsidR="008C186E" w:rsidRPr="008C186E">
        <w:rPr>
          <w:spacing w:val="-5"/>
          <w:sz w:val="20"/>
          <w:szCs w:val="20"/>
          <w:lang w:val="en-US"/>
        </w:rPr>
        <w:t>in Scopus.</w:t>
      </w:r>
      <w:r w:rsidR="00E73CF4">
        <w:rPr>
          <w:spacing w:val="-5"/>
          <w:sz w:val="20"/>
          <w:szCs w:val="20"/>
          <w:lang w:val="en-US"/>
        </w:rPr>
        <w:t xml:space="preserve"> The study parameters are:</w:t>
      </w:r>
    </w:p>
    <w:p w14:paraId="399F24F8" w14:textId="395441D8" w:rsidR="00E73CF4" w:rsidRDefault="00E73CF4" w:rsidP="007E49DF">
      <w:pPr>
        <w:pStyle w:val="Prrafodelista"/>
        <w:numPr>
          <w:ilvl w:val="0"/>
          <w:numId w:val="3"/>
        </w:numPr>
        <w:rPr>
          <w:color w:val="auto"/>
          <w:spacing w:val="-5"/>
          <w:sz w:val="20"/>
          <w:szCs w:val="20"/>
          <w:lang w:val="en-US"/>
        </w:rPr>
      </w:pPr>
      <w:r w:rsidRPr="00E73CF4">
        <w:rPr>
          <w:color w:val="auto"/>
          <w:spacing w:val="-5"/>
          <w:sz w:val="20"/>
          <w:szCs w:val="20"/>
          <w:lang w:val="en-US"/>
        </w:rPr>
        <w:t>Database: Scopus</w:t>
      </w:r>
      <w:r>
        <w:rPr>
          <w:color w:val="auto"/>
          <w:spacing w:val="-5"/>
          <w:sz w:val="20"/>
          <w:szCs w:val="20"/>
          <w:lang w:val="en-US"/>
        </w:rPr>
        <w:t>.</w:t>
      </w:r>
      <w:r w:rsidRPr="00E73CF4">
        <w:rPr>
          <w:color w:val="auto"/>
          <w:spacing w:val="-5"/>
          <w:sz w:val="20"/>
          <w:szCs w:val="20"/>
          <w:lang w:val="en-US"/>
        </w:rPr>
        <w:t xml:space="preserve"> </w:t>
      </w:r>
    </w:p>
    <w:p w14:paraId="3BFCF3C2" w14:textId="6613CF8F" w:rsidR="00E73CF4" w:rsidRDefault="00E73CF4" w:rsidP="007E49DF">
      <w:pPr>
        <w:pStyle w:val="Prrafodelista"/>
        <w:numPr>
          <w:ilvl w:val="0"/>
          <w:numId w:val="3"/>
        </w:numPr>
        <w:rPr>
          <w:color w:val="auto"/>
          <w:spacing w:val="-5"/>
          <w:sz w:val="20"/>
          <w:szCs w:val="20"/>
          <w:lang w:val="en-US"/>
        </w:rPr>
      </w:pPr>
      <w:r>
        <w:rPr>
          <w:color w:val="auto"/>
          <w:spacing w:val="-5"/>
          <w:sz w:val="20"/>
          <w:szCs w:val="20"/>
          <w:lang w:val="en-US"/>
        </w:rPr>
        <w:t>Years of analysis: From Jan 2015 to Dec 2024.</w:t>
      </w:r>
    </w:p>
    <w:p w14:paraId="0BD71754" w14:textId="45DF4E28" w:rsidR="00E73CF4" w:rsidRDefault="00E73CF4" w:rsidP="007E49DF">
      <w:pPr>
        <w:pStyle w:val="Prrafodelista"/>
        <w:numPr>
          <w:ilvl w:val="0"/>
          <w:numId w:val="3"/>
        </w:numPr>
        <w:rPr>
          <w:color w:val="auto"/>
          <w:spacing w:val="-5"/>
          <w:sz w:val="20"/>
          <w:szCs w:val="20"/>
          <w:lang w:val="en-US"/>
        </w:rPr>
      </w:pPr>
      <w:r>
        <w:rPr>
          <w:color w:val="auto"/>
          <w:spacing w:val="-5"/>
          <w:sz w:val="20"/>
          <w:szCs w:val="20"/>
          <w:lang w:val="en-US"/>
        </w:rPr>
        <w:t>Data retrieval: Feb 3, 2025.</w:t>
      </w:r>
    </w:p>
    <w:p w14:paraId="13B7E43E" w14:textId="130041EB" w:rsidR="00E73CF4" w:rsidRDefault="00E73CF4" w:rsidP="007E49DF">
      <w:pPr>
        <w:pStyle w:val="Prrafodelista"/>
        <w:numPr>
          <w:ilvl w:val="0"/>
          <w:numId w:val="3"/>
        </w:numPr>
        <w:rPr>
          <w:color w:val="auto"/>
          <w:spacing w:val="-5"/>
          <w:sz w:val="20"/>
          <w:szCs w:val="20"/>
          <w:lang w:val="en-US"/>
        </w:rPr>
      </w:pPr>
      <w:r>
        <w:rPr>
          <w:color w:val="auto"/>
          <w:spacing w:val="-5"/>
          <w:sz w:val="20"/>
          <w:szCs w:val="20"/>
          <w:lang w:val="en-US"/>
        </w:rPr>
        <w:t xml:space="preserve">Search string: The </w:t>
      </w:r>
      <w:ins w:id="48" w:author="Juan David Velasquez" w:date="2025-11-29T18:08:00Z" w16du:dateUtc="2025-11-29T23:08:00Z">
        <w:r w:rsidR="003F093A">
          <w:rPr>
            <w:spacing w:val="-5"/>
            <w:sz w:val="20"/>
            <w:szCs w:val="20"/>
            <w:lang w:val="en-US"/>
          </w:rPr>
          <w:t>ISSN search operator was used to retrieve information on</w:t>
        </w:r>
      </w:ins>
      <w:del w:id="49" w:author="Juan David Velasquez" w:date="2025-11-29T18:08:00Z" w16du:dateUtc="2025-11-29T23:08:00Z">
        <w:r w:rsidR="00C00940" w:rsidDel="003F093A">
          <w:rPr>
            <w:color w:val="auto"/>
            <w:spacing w:val="-5"/>
            <w:sz w:val="20"/>
            <w:szCs w:val="20"/>
            <w:lang w:val="en-US"/>
          </w:rPr>
          <w:delText xml:space="preserve">search </w:delText>
        </w:r>
        <w:r w:rsidDel="003F093A">
          <w:rPr>
            <w:color w:val="auto"/>
            <w:spacing w:val="-5"/>
            <w:sz w:val="20"/>
            <w:szCs w:val="20"/>
            <w:lang w:val="en-US"/>
          </w:rPr>
          <w:delText>operator ISSN was used to retrieve the information of</w:delText>
        </w:r>
      </w:del>
      <w:r>
        <w:rPr>
          <w:color w:val="auto"/>
          <w:spacing w:val="-5"/>
          <w:sz w:val="20"/>
          <w:szCs w:val="20"/>
          <w:lang w:val="en-US"/>
        </w:rPr>
        <w:t xml:space="preserve"> each engineering journal indexed in SciELO from Scopus.</w:t>
      </w:r>
    </w:p>
    <w:p w14:paraId="48837A79" w14:textId="632E5F99" w:rsidR="00E73CF4" w:rsidRDefault="00E73CF4" w:rsidP="007E49DF">
      <w:pPr>
        <w:pStyle w:val="Prrafodelista"/>
        <w:numPr>
          <w:ilvl w:val="0"/>
          <w:numId w:val="3"/>
        </w:numPr>
        <w:rPr>
          <w:color w:val="auto"/>
          <w:spacing w:val="-5"/>
          <w:sz w:val="20"/>
          <w:szCs w:val="20"/>
          <w:lang w:val="en-US"/>
        </w:rPr>
      </w:pPr>
      <w:r>
        <w:rPr>
          <w:color w:val="auto"/>
          <w:spacing w:val="-5"/>
          <w:sz w:val="20"/>
          <w:szCs w:val="20"/>
          <w:lang w:val="en-US"/>
        </w:rPr>
        <w:t>Inclusion criteria: None.</w:t>
      </w:r>
    </w:p>
    <w:p w14:paraId="432F0309" w14:textId="22C5769C" w:rsidR="00E73CF4" w:rsidRPr="00E73CF4" w:rsidRDefault="00E73CF4" w:rsidP="007E49DF">
      <w:pPr>
        <w:pStyle w:val="Prrafodelista"/>
        <w:numPr>
          <w:ilvl w:val="0"/>
          <w:numId w:val="3"/>
        </w:numPr>
        <w:rPr>
          <w:color w:val="auto"/>
          <w:spacing w:val="-5"/>
          <w:sz w:val="20"/>
          <w:szCs w:val="20"/>
          <w:lang w:val="en-US"/>
        </w:rPr>
      </w:pPr>
      <w:r>
        <w:rPr>
          <w:color w:val="auto"/>
          <w:spacing w:val="-5"/>
          <w:sz w:val="20"/>
          <w:szCs w:val="20"/>
          <w:lang w:val="en-US"/>
        </w:rPr>
        <w:t xml:space="preserve">Exclusion criteria: </w:t>
      </w:r>
      <w:r w:rsidRPr="00E73CF4">
        <w:rPr>
          <w:color w:val="auto"/>
          <w:spacing w:val="-5"/>
          <w:sz w:val="20"/>
          <w:szCs w:val="20"/>
          <w:lang w:val="en-US"/>
        </w:rPr>
        <w:t>Documents whose abstracts are not written in English.</w:t>
      </w:r>
    </w:p>
    <w:p w14:paraId="0220E8CF" w14:textId="5DB2E2FC" w:rsidR="00E73CF4" w:rsidRDefault="002C5B22" w:rsidP="00DB1830">
      <w:pPr>
        <w:ind w:firstLine="284"/>
        <w:rPr>
          <w:spacing w:val="-5"/>
          <w:sz w:val="20"/>
          <w:szCs w:val="20"/>
          <w:lang w:val="en-US"/>
        </w:rPr>
      </w:pPr>
      <w:r w:rsidRPr="002C5B22">
        <w:rPr>
          <w:spacing w:val="-5"/>
          <w:sz w:val="20"/>
          <w:szCs w:val="20"/>
          <w:lang w:val="en-US"/>
        </w:rPr>
        <w:t xml:space="preserve">The exclusion criterion was based on two </w:t>
      </w:r>
      <w:r>
        <w:rPr>
          <w:spacing w:val="-5"/>
          <w:sz w:val="20"/>
          <w:szCs w:val="20"/>
          <w:lang w:val="en-US"/>
        </w:rPr>
        <w:t>primary</w:t>
      </w:r>
      <w:r w:rsidRPr="002C5B22">
        <w:rPr>
          <w:spacing w:val="-5"/>
          <w:sz w:val="20"/>
          <w:szCs w:val="20"/>
          <w:lang w:val="en-US"/>
        </w:rPr>
        <w:t xml:space="preserve"> considerations: the predominance of English as the language of abstracts in the selected journals</w:t>
      </w:r>
      <w:del w:id="50" w:author="Juan David Velasquez" w:date="2025-11-29T18:08:00Z" w16du:dateUtc="2025-11-29T23:08:00Z">
        <w:r w:rsidRPr="002C5B22" w:rsidDel="003F093A">
          <w:rPr>
            <w:spacing w:val="-5"/>
            <w:sz w:val="20"/>
            <w:szCs w:val="20"/>
            <w:lang w:val="en-US"/>
          </w:rPr>
          <w:delText>,</w:delText>
        </w:r>
      </w:del>
      <w:r w:rsidRPr="002C5B22">
        <w:rPr>
          <w:spacing w:val="-5"/>
          <w:sz w:val="20"/>
          <w:szCs w:val="20"/>
          <w:lang w:val="en-US"/>
        </w:rPr>
        <w:t xml:space="preserve"> and the use of </w:t>
      </w:r>
      <w:del w:id="51" w:author="Juan David Velasquez" w:date="2025-11-29T18:08:00Z" w16du:dateUtc="2025-11-29T23:08:00Z">
        <w:r w:rsidRPr="002C5B22" w:rsidDel="003F093A">
          <w:rPr>
            <w:spacing w:val="-5"/>
            <w:sz w:val="20"/>
            <w:szCs w:val="20"/>
            <w:lang w:val="en-US"/>
          </w:rPr>
          <w:delText xml:space="preserve">text </w:delText>
        </w:r>
      </w:del>
      <w:ins w:id="52" w:author="Juan David Velasquez" w:date="2025-11-29T18:08:00Z" w16du:dateUtc="2025-11-29T23:08:00Z">
        <w:r w:rsidR="003F093A" w:rsidRPr="002C5B22">
          <w:rPr>
            <w:spacing w:val="-5"/>
            <w:sz w:val="20"/>
            <w:szCs w:val="20"/>
            <w:lang w:val="en-US"/>
          </w:rPr>
          <w:t>text</w:t>
        </w:r>
        <w:r w:rsidR="003F093A">
          <w:rPr>
            <w:spacing w:val="-5"/>
            <w:sz w:val="20"/>
            <w:szCs w:val="20"/>
            <w:lang w:val="en-US"/>
          </w:rPr>
          <w:t>-</w:t>
        </w:r>
      </w:ins>
      <w:r w:rsidRPr="002C5B22">
        <w:rPr>
          <w:spacing w:val="-5"/>
          <w:sz w:val="20"/>
          <w:szCs w:val="20"/>
          <w:lang w:val="en-US"/>
        </w:rPr>
        <w:t xml:space="preserve">processing tools optimized for English-language content. Consequently, documents with abstracts in </w:t>
      </w:r>
      <w:r>
        <w:rPr>
          <w:spacing w:val="-5"/>
          <w:sz w:val="20"/>
          <w:szCs w:val="20"/>
          <w:lang w:val="en-US"/>
        </w:rPr>
        <w:t xml:space="preserve">languages </w:t>
      </w:r>
      <w:r w:rsidRPr="002C5B22">
        <w:rPr>
          <w:spacing w:val="-5"/>
          <w:sz w:val="20"/>
          <w:szCs w:val="20"/>
          <w:lang w:val="en-US"/>
        </w:rPr>
        <w:t xml:space="preserve">other </w:t>
      </w:r>
      <w:r>
        <w:rPr>
          <w:spacing w:val="-5"/>
          <w:sz w:val="20"/>
          <w:szCs w:val="20"/>
          <w:lang w:val="en-US"/>
        </w:rPr>
        <w:t>than English</w:t>
      </w:r>
      <w:r w:rsidRPr="002C5B22">
        <w:rPr>
          <w:spacing w:val="-5"/>
          <w:sz w:val="20"/>
          <w:szCs w:val="20"/>
          <w:lang w:val="en-US"/>
        </w:rPr>
        <w:t xml:space="preserve"> were excluded to ensure consistency and analytical accuracy.</w:t>
      </w:r>
    </w:p>
    <w:p w14:paraId="30C1EE2B" w14:textId="63E60D80" w:rsidR="00357B05" w:rsidRDefault="005B2CDE" w:rsidP="00DB1830">
      <w:pPr>
        <w:ind w:firstLine="284"/>
        <w:rPr>
          <w:spacing w:val="-5"/>
          <w:sz w:val="20"/>
          <w:szCs w:val="20"/>
          <w:lang w:val="en-US"/>
        </w:rPr>
      </w:pPr>
      <w:r w:rsidRPr="005B2CDE">
        <w:rPr>
          <w:b/>
          <w:bCs/>
          <w:spacing w:val="-5"/>
          <w:sz w:val="20"/>
          <w:szCs w:val="20"/>
          <w:lang w:val="en-US"/>
        </w:rPr>
        <w:t>Fig. 1</w:t>
      </w:r>
      <w:r w:rsidRPr="005B2CDE">
        <w:rPr>
          <w:spacing w:val="-5"/>
          <w:sz w:val="20"/>
          <w:szCs w:val="20"/>
          <w:lang w:val="en-US"/>
        </w:rPr>
        <w:t xml:space="preserve"> </w:t>
      </w:r>
      <w:r>
        <w:rPr>
          <w:spacing w:val="-5"/>
          <w:sz w:val="20"/>
          <w:szCs w:val="20"/>
          <w:lang w:val="en-US"/>
        </w:rPr>
        <w:t>presents the PRISMA flow chart</w:t>
      </w:r>
      <w:r w:rsidR="002C5B22">
        <w:rPr>
          <w:spacing w:val="-5"/>
          <w:sz w:val="20"/>
          <w:szCs w:val="20"/>
          <w:lang w:val="en-US"/>
        </w:rPr>
        <w:t xml:space="preserve">, </w:t>
      </w:r>
      <w:r w:rsidR="002C5B22" w:rsidRPr="002C5B22">
        <w:rPr>
          <w:spacing w:val="-5"/>
          <w:sz w:val="20"/>
          <w:szCs w:val="20"/>
          <w:lang w:val="en-US"/>
        </w:rPr>
        <w:t xml:space="preserve">a standardized framework for reporting the identification, screening, eligibility, and inclusion of documents in systematic </w:t>
      </w:r>
      <w:r w:rsidR="002C5B22">
        <w:rPr>
          <w:spacing w:val="-5"/>
          <w:sz w:val="20"/>
          <w:szCs w:val="20"/>
          <w:lang w:val="en-US"/>
        </w:rPr>
        <w:t>reviews and meta-</w:t>
      </w:r>
      <w:r w:rsidR="002C5B22" w:rsidRPr="002C5B22">
        <w:rPr>
          <w:spacing w:val="-5"/>
          <w:sz w:val="20"/>
          <w:szCs w:val="20"/>
          <w:lang w:val="en-US"/>
        </w:rPr>
        <w:t>analyses</w:t>
      </w:r>
      <w:r w:rsidRPr="005B2CDE">
        <w:rPr>
          <w:spacing w:val="-5"/>
          <w:sz w:val="20"/>
          <w:szCs w:val="20"/>
          <w:lang w:val="en-US"/>
        </w:rPr>
        <w:t xml:space="preserve">. During the identification phase, the search string returned 29,499 </w:t>
      </w:r>
      <w:r w:rsidR="002C5B22">
        <w:rPr>
          <w:spacing w:val="-5"/>
          <w:sz w:val="20"/>
          <w:szCs w:val="20"/>
          <w:lang w:val="en-US"/>
        </w:rPr>
        <w:t>paper</w:t>
      </w:r>
      <w:r w:rsidRPr="005B2CDE">
        <w:rPr>
          <w:spacing w:val="-5"/>
          <w:sz w:val="20"/>
          <w:szCs w:val="20"/>
          <w:lang w:val="en-US"/>
        </w:rPr>
        <w:t xml:space="preserve">s. </w:t>
      </w:r>
      <w:r w:rsidR="002C5B22">
        <w:rPr>
          <w:spacing w:val="-5"/>
          <w:sz w:val="20"/>
          <w:szCs w:val="20"/>
          <w:lang w:val="en-US"/>
        </w:rPr>
        <w:t>In the screening phase, a</w:t>
      </w:r>
      <w:r w:rsidRPr="005B2CDE">
        <w:rPr>
          <w:spacing w:val="-5"/>
          <w:sz w:val="20"/>
          <w:szCs w:val="20"/>
          <w:lang w:val="en-US"/>
        </w:rPr>
        <w:t xml:space="preserve"> time</w:t>
      </w:r>
      <w:r w:rsidR="002C5B22">
        <w:rPr>
          <w:spacing w:val="-5"/>
          <w:sz w:val="20"/>
          <w:szCs w:val="20"/>
          <w:lang w:val="en-US"/>
        </w:rPr>
        <w:t xml:space="preserve"> filter was applied</w:t>
      </w:r>
      <w:r>
        <w:rPr>
          <w:spacing w:val="-5"/>
          <w:sz w:val="20"/>
          <w:szCs w:val="20"/>
          <w:lang w:val="en-US"/>
        </w:rPr>
        <w:t>, excluding</w:t>
      </w:r>
      <w:r w:rsidRPr="005B2CDE">
        <w:rPr>
          <w:spacing w:val="-5"/>
          <w:sz w:val="20"/>
          <w:szCs w:val="20"/>
          <w:lang w:val="en-US"/>
        </w:rPr>
        <w:t xml:space="preserve"> 12,849 </w:t>
      </w:r>
      <w:r>
        <w:rPr>
          <w:spacing w:val="-5"/>
          <w:sz w:val="20"/>
          <w:szCs w:val="20"/>
          <w:lang w:val="en-US"/>
        </w:rPr>
        <w:t>paper</w:t>
      </w:r>
      <w:r w:rsidRPr="005B2CDE">
        <w:rPr>
          <w:spacing w:val="-5"/>
          <w:sz w:val="20"/>
          <w:szCs w:val="20"/>
          <w:lang w:val="en-US"/>
        </w:rPr>
        <w:t xml:space="preserve">s published before 2015 or in 2025. The eligibility phase involved reviewing the titles and abstracts of the remaining 16,603 documents published between 2015 and 2024, </w:t>
      </w:r>
      <w:r>
        <w:rPr>
          <w:spacing w:val="-5"/>
          <w:sz w:val="20"/>
          <w:szCs w:val="20"/>
          <w:lang w:val="en-US"/>
        </w:rPr>
        <w:t>excluding</w:t>
      </w:r>
      <w:r w:rsidRPr="005B2CDE">
        <w:rPr>
          <w:spacing w:val="-5"/>
          <w:sz w:val="20"/>
          <w:szCs w:val="20"/>
          <w:lang w:val="en-US"/>
        </w:rPr>
        <w:t xml:space="preserve"> 1,307 papers. </w:t>
      </w:r>
      <w:r w:rsidR="002C5B22">
        <w:rPr>
          <w:spacing w:val="-5"/>
          <w:sz w:val="20"/>
          <w:szCs w:val="20"/>
          <w:lang w:val="en-US"/>
        </w:rPr>
        <w:t>As a result</w:t>
      </w:r>
      <w:r w:rsidRPr="005B2CDE">
        <w:rPr>
          <w:spacing w:val="-5"/>
          <w:sz w:val="20"/>
          <w:szCs w:val="20"/>
          <w:lang w:val="en-US"/>
        </w:rPr>
        <w:t>, the final dataset consists of 15,286 documents.</w:t>
      </w:r>
    </w:p>
    <w:p w14:paraId="54110F4D" w14:textId="77777777" w:rsidR="007C67EC" w:rsidRDefault="007C67EC" w:rsidP="007C67EC">
      <w:pPr>
        <w:ind w:firstLine="284"/>
        <w:rPr>
          <w:spacing w:val="-5"/>
          <w:sz w:val="20"/>
          <w:szCs w:val="20"/>
          <w:lang w:val="en-US"/>
        </w:rPr>
      </w:pPr>
    </w:p>
    <w:p w14:paraId="2D84E174" w14:textId="77777777" w:rsidR="007C67EC" w:rsidRDefault="007C67EC" w:rsidP="007C67EC">
      <w:pPr>
        <w:pStyle w:val="Ttulo2"/>
      </w:pPr>
      <w:r w:rsidRPr="008C186E">
        <w:t>Collection and preparation of data</w:t>
      </w:r>
    </w:p>
    <w:p w14:paraId="5DC9E8DE" w14:textId="77777777" w:rsidR="007C67EC" w:rsidRDefault="007C67EC" w:rsidP="007C67EC">
      <w:pPr>
        <w:ind w:firstLine="284"/>
        <w:rPr>
          <w:spacing w:val="-5"/>
          <w:sz w:val="20"/>
          <w:szCs w:val="20"/>
          <w:lang w:val="en-US"/>
        </w:rPr>
      </w:pPr>
    </w:p>
    <w:p w14:paraId="25F782AA" w14:textId="1107D24D" w:rsidR="007C67EC" w:rsidRPr="000375EE" w:rsidRDefault="007C67EC" w:rsidP="007C67EC">
      <w:pPr>
        <w:ind w:firstLine="284"/>
        <w:rPr>
          <w:spacing w:val="-5"/>
          <w:sz w:val="20"/>
          <w:szCs w:val="20"/>
          <w:lang w:val="en-US"/>
        </w:rPr>
      </w:pPr>
      <w:r w:rsidRPr="000375EE">
        <w:rPr>
          <w:spacing w:val="-5"/>
          <w:sz w:val="20"/>
          <w:szCs w:val="20"/>
          <w:lang w:val="en-US"/>
        </w:rPr>
        <w:t>Following widely accepted practices in the literature, all bibliographic data were downloaded from Scopus in CSV format for analysis</w:t>
      </w:r>
      <w:r w:rsidR="00B667BF">
        <w:rPr>
          <w:spacing w:val="-5"/>
          <w:sz w:val="20"/>
          <w:szCs w:val="20"/>
          <w:lang w:val="en-US"/>
        </w:rPr>
        <w:t xml:space="preserve"> </w:t>
      </w:r>
      <w:r w:rsidR="00B667BF">
        <w:rPr>
          <w:spacing w:val="-5"/>
          <w:sz w:val="20"/>
          <w:szCs w:val="20"/>
          <w:lang w:val="en-US"/>
        </w:rPr>
        <w:fldChar w:fldCharType="begin"/>
      </w:r>
      <w:r w:rsidR="00534973">
        <w:rPr>
          <w:spacing w:val="-5"/>
          <w:sz w:val="20"/>
          <w:szCs w:val="20"/>
          <w:lang w:val="en-US"/>
        </w:rPr>
        <w:instrText xml:space="preserve"> ADDIN ZOTERO_ITEM CSL_CITATION {"citationID":"oQcmPDzl","properties":{"formattedCitation":"[8], [9]","plainCitation":"[8], [9]","noteIndex":0},"citationItems":[{"id":126852,"uris":["http://zotero.org/groups/5265034/items/FZFK2GGN"],"itemData":{"id":126852,"type":"article-journal","abstract":"Bibliometric analysis is a popular and rigorous method for exploring and analyzing large volumes of scientific data. It enables us to unpack the evolutionary nuances of a specific field, while shedding light on the emerging areas in that field. Yet, its application in business research is relatively new, and in many instances, underdeveloped. Accordingly, we endeavor to present an overview of the bibliometric methodology, with a particular focus on its different techniques, while offering step-by-step guidelines that can be relied upon to rigorously perform bibliometric analysis with confidence. To this end, we also shed light on when and how bibliometric analysis should be used vis-à-vis other similar techniques such as meta-analysis and systematic literature reviews. As a whole, this paper should be a useful resource for gaining insights on the available techniques and procedures for carrying out studies using bibliometric analysis.","container-title":"Journal of Business Research","DOI":"https://doi.org/10.1016/j.jbusres.2021.04.070","ISSN":"0148-2963","page":"285-296","title":"How to conduct a bibliometric analysis: An overview and guidelines","volume":"133","author":[{"family":"Donthu","given":"Naveen"},{"family":"Kumar","given":"Satish"},{"family":"Mukherjee","given":"Debmalya"},{"family":"Pandey","given":"Nitesh"},{"family":"Lim","given":"Weng Marc"}],"issued":{"date-parts":[["2021"]]}}},{"id":126853,"uris":["http://zotero.org/groups/5265034/items/EPDKKN4N"],"itemData":{"id":126853,"type":"article-journal","abstract":"&lt;p&gt;The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reviews.&lt;/p&gt;","container-title":"BMJ","DOI":"10.1136/bmj.n71","ISSN":"1756-1833","journalAbbreviation":"BMJ","language":"en","license":"©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 Methods &amp;amp; Reporting\nPMID: 33782057","page":"n71","source":"www.bmj.com","title":"The PRISMA 2020 statement: an updated guideline for reporting systematic reviews","title-short":"The PRISMA 2020 statement","volume":"372","author":[{"family":"Page","given":"Matthew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B667BF">
        <w:rPr>
          <w:spacing w:val="-5"/>
          <w:sz w:val="20"/>
          <w:szCs w:val="20"/>
          <w:lang w:val="en-US"/>
        </w:rPr>
        <w:fldChar w:fldCharType="separate"/>
      </w:r>
      <w:r w:rsidR="00534973">
        <w:rPr>
          <w:noProof/>
          <w:spacing w:val="-5"/>
          <w:sz w:val="20"/>
          <w:szCs w:val="20"/>
          <w:lang w:val="en-US"/>
        </w:rPr>
        <w:t>[8], [9]</w:t>
      </w:r>
      <w:r w:rsidR="00B667BF">
        <w:rPr>
          <w:spacing w:val="-5"/>
          <w:sz w:val="20"/>
          <w:szCs w:val="20"/>
          <w:lang w:val="en-US"/>
        </w:rPr>
        <w:fldChar w:fldCharType="end"/>
      </w:r>
      <w:r w:rsidRPr="000375EE">
        <w:rPr>
          <w:spacing w:val="-5"/>
          <w:sz w:val="20"/>
          <w:szCs w:val="20"/>
          <w:lang w:val="en-US"/>
        </w:rPr>
        <w:t xml:space="preserve">. The downloaded dataset includes document </w:t>
      </w:r>
      <w:r w:rsidRPr="000375EE">
        <w:rPr>
          <w:spacing w:val="-5"/>
          <w:sz w:val="20"/>
          <w:szCs w:val="20"/>
          <w:lang w:val="en-US"/>
        </w:rPr>
        <w:lastRenderedPageBreak/>
        <w:t>titles, abstracts, author keywords, index keywords, authors, affiliations, source titles, and bibliographic references.</w:t>
      </w:r>
    </w:p>
    <w:p w14:paraId="235C6A75" w14:textId="77777777" w:rsidR="007C67EC" w:rsidRPr="000375EE" w:rsidRDefault="007C67EC" w:rsidP="007C67EC">
      <w:pPr>
        <w:ind w:firstLine="284"/>
        <w:rPr>
          <w:spacing w:val="-5"/>
          <w:sz w:val="20"/>
          <w:szCs w:val="20"/>
          <w:lang w:val="en-US"/>
        </w:rPr>
      </w:pPr>
      <w:r w:rsidRPr="000375EE">
        <w:rPr>
          <w:spacing w:val="-5"/>
          <w:sz w:val="20"/>
          <w:szCs w:val="20"/>
          <w:lang w:val="en-US"/>
        </w:rPr>
        <w:t>Data processing combined automated procedures with manual refinements to ensure consistency and quality. The cleaning process applied to the raw author keywords included:</w:t>
      </w:r>
    </w:p>
    <w:p w14:paraId="2B6CD4E9" w14:textId="77777777" w:rsidR="007C67EC" w:rsidRPr="000375EE" w:rsidRDefault="007C67EC" w:rsidP="007E49DF">
      <w:pPr>
        <w:pStyle w:val="Prrafodelista"/>
        <w:numPr>
          <w:ilvl w:val="0"/>
          <w:numId w:val="4"/>
        </w:numPr>
        <w:rPr>
          <w:color w:val="auto"/>
          <w:spacing w:val="-5"/>
          <w:sz w:val="20"/>
          <w:szCs w:val="20"/>
          <w:lang w:val="en-US"/>
        </w:rPr>
      </w:pPr>
      <w:r w:rsidRPr="000375EE">
        <w:rPr>
          <w:color w:val="auto"/>
          <w:spacing w:val="-5"/>
          <w:sz w:val="20"/>
          <w:szCs w:val="20"/>
          <w:lang w:val="en-US"/>
        </w:rPr>
        <w:t xml:space="preserve">Converting all text to uppercase.  </w:t>
      </w:r>
    </w:p>
    <w:p w14:paraId="0930B049" w14:textId="77777777" w:rsidR="007C67EC" w:rsidRPr="000375EE" w:rsidRDefault="007C67EC" w:rsidP="007E49DF">
      <w:pPr>
        <w:pStyle w:val="Prrafodelista"/>
        <w:numPr>
          <w:ilvl w:val="0"/>
          <w:numId w:val="4"/>
        </w:numPr>
        <w:rPr>
          <w:color w:val="auto"/>
          <w:spacing w:val="-5"/>
          <w:sz w:val="20"/>
          <w:szCs w:val="20"/>
          <w:lang w:val="en-US"/>
        </w:rPr>
      </w:pPr>
      <w:r w:rsidRPr="000375EE">
        <w:rPr>
          <w:color w:val="auto"/>
          <w:spacing w:val="-5"/>
          <w:sz w:val="20"/>
          <w:szCs w:val="20"/>
          <w:lang w:val="en-US"/>
        </w:rPr>
        <w:t xml:space="preserve">Translating British spelling to American variants.  </w:t>
      </w:r>
    </w:p>
    <w:p w14:paraId="2BE7987E" w14:textId="77777777" w:rsidR="007C67EC" w:rsidRPr="000375EE" w:rsidRDefault="007C67EC" w:rsidP="007E49DF">
      <w:pPr>
        <w:pStyle w:val="Prrafodelista"/>
        <w:numPr>
          <w:ilvl w:val="0"/>
          <w:numId w:val="4"/>
        </w:numPr>
        <w:rPr>
          <w:color w:val="auto"/>
          <w:spacing w:val="-5"/>
          <w:sz w:val="20"/>
          <w:szCs w:val="20"/>
          <w:lang w:val="en-US"/>
        </w:rPr>
      </w:pPr>
      <w:r w:rsidRPr="000375EE">
        <w:rPr>
          <w:color w:val="auto"/>
          <w:spacing w:val="-5"/>
          <w:sz w:val="20"/>
          <w:szCs w:val="20"/>
          <w:lang w:val="en-US"/>
        </w:rPr>
        <w:t xml:space="preserve">Removing multiple consecutive spaces within strings.  </w:t>
      </w:r>
    </w:p>
    <w:p w14:paraId="6ED1E78C" w14:textId="77777777" w:rsidR="007C67EC" w:rsidRPr="000375EE" w:rsidRDefault="007C67EC" w:rsidP="007E49DF">
      <w:pPr>
        <w:pStyle w:val="Prrafodelista"/>
        <w:numPr>
          <w:ilvl w:val="0"/>
          <w:numId w:val="4"/>
        </w:numPr>
        <w:rPr>
          <w:color w:val="auto"/>
          <w:spacing w:val="-5"/>
          <w:sz w:val="20"/>
          <w:szCs w:val="20"/>
          <w:lang w:val="en-US"/>
        </w:rPr>
      </w:pPr>
      <w:r w:rsidRPr="000375EE">
        <w:rPr>
          <w:color w:val="auto"/>
          <w:spacing w:val="-5"/>
          <w:sz w:val="20"/>
          <w:szCs w:val="20"/>
          <w:lang w:val="en-US"/>
        </w:rPr>
        <w:t xml:space="preserve">Standardizing the formatting of hyphenated words.  </w:t>
      </w:r>
    </w:p>
    <w:p w14:paraId="24BCD3E9" w14:textId="047A8259" w:rsidR="00655AE7" w:rsidRDefault="00CF10BC" w:rsidP="00DB1830">
      <w:pPr>
        <w:ind w:firstLine="284"/>
        <w:rPr>
          <w:spacing w:val="-5"/>
          <w:sz w:val="20"/>
          <w:szCs w:val="20"/>
          <w:lang w:val="en-US"/>
        </w:rPr>
      </w:pPr>
      <w:ins w:id="53" w:author="Juan David Velasquez" w:date="2025-11-29T18:02:00Z" w16du:dateUtc="2025-11-29T23:02:00Z">
        <w:r w:rsidRPr="00CF10BC">
          <w:rPr>
            <w:spacing w:val="-5"/>
            <w:sz w:val="20"/>
            <w:szCs w:val="20"/>
            <w:lang w:val="en-US"/>
          </w:rPr>
          <w:t xml:space="preserve">To unify text strings referring to the same concept, we applied rule-based normalization that grouped equivalent terms </w:t>
        </w:r>
        <w:r w:rsidR="003F093A">
          <w:rPr>
            <w:spacing w:val="-5"/>
            <w:sz w:val="20"/>
            <w:szCs w:val="20"/>
            <w:lang w:val="en-US"/>
          </w:rPr>
          <w:t>via</w:t>
        </w:r>
        <w:r w:rsidRPr="00CF10BC">
          <w:rPr>
            <w:spacing w:val="-5"/>
            <w:sz w:val="20"/>
            <w:szCs w:val="20"/>
            <w:lang w:val="en-US"/>
          </w:rPr>
          <w:t xml:space="preserve"> exact-match merging, </w:t>
        </w:r>
        <w:r w:rsidR="003F093A">
          <w:rPr>
            <w:spacing w:val="-5"/>
            <w:sz w:val="20"/>
            <w:szCs w:val="20"/>
            <w:lang w:val="en-US"/>
          </w:rPr>
          <w:t xml:space="preserve">applied </w:t>
        </w:r>
        <w:r w:rsidRPr="00CF10BC">
          <w:rPr>
            <w:spacing w:val="-5"/>
            <w:sz w:val="20"/>
            <w:szCs w:val="20"/>
            <w:lang w:val="en-US"/>
          </w:rPr>
          <w:t>stemming patterns, and manual</w:t>
        </w:r>
        <w:r w:rsidR="003F093A">
          <w:rPr>
            <w:spacing w:val="-5"/>
            <w:sz w:val="20"/>
            <w:szCs w:val="20"/>
            <w:lang w:val="en-US"/>
          </w:rPr>
          <w:t>ly</w:t>
        </w:r>
        <w:r w:rsidRPr="00CF10BC">
          <w:rPr>
            <w:spacing w:val="-5"/>
            <w:sz w:val="20"/>
            <w:szCs w:val="20"/>
            <w:lang w:val="en-US"/>
          </w:rPr>
          <w:t xml:space="preserve"> </w:t>
        </w:r>
        <w:r w:rsidR="003F093A">
          <w:rPr>
            <w:spacing w:val="-5"/>
            <w:sz w:val="20"/>
            <w:szCs w:val="20"/>
            <w:lang w:val="en-US"/>
          </w:rPr>
          <w:t>inspected</w:t>
        </w:r>
        <w:r w:rsidRPr="00CF10BC">
          <w:rPr>
            <w:spacing w:val="-5"/>
            <w:sz w:val="20"/>
            <w:szCs w:val="20"/>
            <w:lang w:val="en-US"/>
          </w:rPr>
          <w:t xml:space="preserve"> ambiguous cases to ensure conceptual consistency across author </w:t>
        </w:r>
        <w:proofErr w:type="spellStart"/>
        <w:r w:rsidRPr="00CF10BC">
          <w:rPr>
            <w:spacing w:val="-5"/>
            <w:sz w:val="20"/>
            <w:szCs w:val="20"/>
            <w:lang w:val="en-US"/>
          </w:rPr>
          <w:t>keywords.</w:t>
        </w:r>
        <w:r>
          <w:rPr>
            <w:spacing w:val="-5"/>
            <w:sz w:val="20"/>
            <w:szCs w:val="20"/>
            <w:lang w:val="en-US"/>
          </w:rPr>
          <w:t xml:space="preserve"> </w:t>
        </w:r>
      </w:ins>
      <w:r w:rsidR="007C67EC" w:rsidRPr="000375EE">
        <w:rPr>
          <w:spacing w:val="-5"/>
          <w:sz w:val="20"/>
          <w:szCs w:val="20"/>
          <w:lang w:val="en-US"/>
        </w:rPr>
        <w:t>Thi</w:t>
      </w:r>
      <w:proofErr w:type="spellEnd"/>
      <w:r w:rsidR="007C67EC" w:rsidRPr="000375EE">
        <w:rPr>
          <w:spacing w:val="-5"/>
          <w:sz w:val="20"/>
          <w:szCs w:val="20"/>
          <w:lang w:val="en-US"/>
        </w:rPr>
        <w:t xml:space="preserve">s preprocessing step was essential to ensure accurate </w:t>
      </w:r>
      <w:ins w:id="54" w:author="Juan David Velasquez" w:date="2025-11-29T17:57:00Z" w16du:dateUtc="2025-11-29T22:57:00Z">
        <w:r w:rsidR="00937A9D">
          <w:rPr>
            <w:spacing w:val="-5"/>
            <w:sz w:val="20"/>
            <w:szCs w:val="20"/>
            <w:lang w:val="en-US"/>
          </w:rPr>
          <w:t xml:space="preserve">keyword </w:t>
        </w:r>
      </w:ins>
      <w:r w:rsidR="007C67EC" w:rsidRPr="000375EE">
        <w:rPr>
          <w:spacing w:val="-5"/>
          <w:sz w:val="20"/>
          <w:szCs w:val="20"/>
          <w:lang w:val="en-US"/>
        </w:rPr>
        <w:t xml:space="preserve">grouping and analysis </w:t>
      </w:r>
      <w:del w:id="55" w:author="Juan David Velasquez" w:date="2025-11-29T17:57:00Z" w16du:dateUtc="2025-11-29T22:57:00Z">
        <w:r w:rsidR="007C67EC" w:rsidRPr="000375EE" w:rsidDel="00937A9D">
          <w:rPr>
            <w:spacing w:val="-5"/>
            <w:sz w:val="20"/>
            <w:szCs w:val="20"/>
            <w:lang w:val="en-US"/>
          </w:rPr>
          <w:delText xml:space="preserve">of keywords </w:delText>
        </w:r>
      </w:del>
      <w:r w:rsidR="007C67EC" w:rsidRPr="000375EE">
        <w:rPr>
          <w:spacing w:val="-5"/>
          <w:sz w:val="20"/>
          <w:szCs w:val="20"/>
          <w:lang w:val="en-US"/>
        </w:rPr>
        <w:t>in the subsequent stages.</w:t>
      </w:r>
      <w:ins w:id="56" w:author="Juan David Velasquez" w:date="2025-11-29T17:57:00Z" w16du:dateUtc="2025-11-29T22:57:00Z">
        <w:r w:rsidR="00937A9D">
          <w:rPr>
            <w:spacing w:val="-5"/>
            <w:sz w:val="20"/>
            <w:szCs w:val="20"/>
            <w:lang w:val="en-US"/>
          </w:rPr>
          <w:t xml:space="preserve"> </w:t>
        </w:r>
        <w:r w:rsidR="00937A9D" w:rsidRPr="00937A9D">
          <w:rPr>
            <w:spacing w:val="-5"/>
            <w:sz w:val="20"/>
            <w:szCs w:val="20"/>
            <w:lang w:val="en-US"/>
          </w:rPr>
          <w:t>All preprocessing, keyword cleaning, and network analyses were performed entirely in Python using the TechMiner package, with no external software required for visualization or data processing.</w:t>
        </w:r>
      </w:ins>
      <w:r w:rsidR="007C67EC" w:rsidRPr="000375EE">
        <w:rPr>
          <w:spacing w:val="-5"/>
          <w:sz w:val="20"/>
          <w:szCs w:val="20"/>
          <w:lang w:val="en-US"/>
        </w:rPr>
        <w:t xml:space="preserve"> Author keywords were used directly for thematic exploration, </w:t>
      </w:r>
      <w:r w:rsidR="007C67EC">
        <w:rPr>
          <w:spacing w:val="-5"/>
          <w:sz w:val="20"/>
          <w:szCs w:val="20"/>
          <w:lang w:val="en-US"/>
        </w:rPr>
        <w:t>reflecting</w:t>
      </w:r>
      <w:r w:rsidR="007C67EC" w:rsidRPr="000375EE">
        <w:rPr>
          <w:spacing w:val="-5"/>
          <w:sz w:val="20"/>
          <w:szCs w:val="20"/>
          <w:lang w:val="en-US"/>
        </w:rPr>
        <w:t xml:space="preserve"> the terminology and concepts </w:t>
      </w:r>
      <w:del w:id="57" w:author="Juan David Velasquez" w:date="2025-11-29T17:57:00Z" w16du:dateUtc="2025-11-29T22:57:00Z">
        <w:r w:rsidR="007C67EC" w:rsidRPr="000375EE" w:rsidDel="00937A9D">
          <w:rPr>
            <w:spacing w:val="-5"/>
            <w:sz w:val="20"/>
            <w:szCs w:val="20"/>
            <w:lang w:val="en-US"/>
          </w:rPr>
          <w:delText xml:space="preserve">prioritized by </w:delText>
        </w:r>
      </w:del>
      <w:r w:rsidR="007C67EC" w:rsidRPr="000375EE">
        <w:rPr>
          <w:spacing w:val="-5"/>
          <w:sz w:val="20"/>
          <w:szCs w:val="20"/>
          <w:lang w:val="en-US"/>
        </w:rPr>
        <w:t xml:space="preserve">the authors </w:t>
      </w:r>
      <w:del w:id="58" w:author="Juan David Velasquez" w:date="2025-11-29T17:57:00Z" w16du:dateUtc="2025-11-29T22:57:00Z">
        <w:r w:rsidR="007C67EC" w:rsidRPr="000375EE" w:rsidDel="00937A9D">
          <w:rPr>
            <w:spacing w:val="-5"/>
            <w:sz w:val="20"/>
            <w:szCs w:val="20"/>
            <w:lang w:val="en-US"/>
          </w:rPr>
          <w:delText>themselves</w:delText>
        </w:r>
      </w:del>
      <w:ins w:id="59" w:author="Juan David Velasquez" w:date="2025-11-29T17:57:00Z" w16du:dateUtc="2025-11-29T22:57:00Z">
        <w:r w:rsidR="00937A9D">
          <w:rPr>
            <w:spacing w:val="-5"/>
            <w:sz w:val="20"/>
            <w:szCs w:val="20"/>
            <w:lang w:val="en-US"/>
          </w:rPr>
          <w:t>prioritized</w:t>
        </w:r>
      </w:ins>
      <w:r w:rsidR="007C67EC" w:rsidRPr="000375EE">
        <w:rPr>
          <w:spacing w:val="-5"/>
          <w:sz w:val="20"/>
          <w:szCs w:val="20"/>
          <w:lang w:val="en-US"/>
        </w:rPr>
        <w:t xml:space="preserve">. </w:t>
      </w:r>
      <w:r w:rsidR="007C67EC">
        <w:rPr>
          <w:spacing w:val="-5"/>
          <w:sz w:val="20"/>
          <w:szCs w:val="20"/>
          <w:lang w:val="en-US"/>
        </w:rPr>
        <w:t>Identifying</w:t>
      </w:r>
      <w:r w:rsidR="007C67EC" w:rsidRPr="000375EE">
        <w:rPr>
          <w:spacing w:val="-5"/>
          <w:sz w:val="20"/>
          <w:szCs w:val="20"/>
          <w:lang w:val="en-US"/>
        </w:rPr>
        <w:t xml:space="preserve"> dominant themes based on cleaned author keywords supports a multifaceted analysis of the</w:t>
      </w:r>
      <w:r w:rsidR="007C67EC">
        <w:rPr>
          <w:spacing w:val="-5"/>
          <w:sz w:val="20"/>
          <w:szCs w:val="20"/>
          <w:lang w:val="en-US"/>
        </w:rPr>
        <w:t xml:space="preserve"> engineering papers published in SciELO</w:t>
      </w:r>
      <w:r w:rsidR="007C67EC" w:rsidRPr="000375EE">
        <w:rPr>
          <w:spacing w:val="-5"/>
          <w:sz w:val="20"/>
          <w:szCs w:val="20"/>
          <w:lang w:val="en-US"/>
        </w:rPr>
        <w:t>, as detailed in the following section.</w:t>
      </w:r>
    </w:p>
    <w:p w14:paraId="062E69AC" w14:textId="74B123B4" w:rsidR="00C51234" w:rsidRDefault="00C51234" w:rsidP="00C51234">
      <w:pPr>
        <w:ind w:firstLine="284"/>
        <w:rPr>
          <w:spacing w:val="-5"/>
          <w:sz w:val="20"/>
          <w:szCs w:val="20"/>
          <w:lang w:val="en-US"/>
        </w:rPr>
      </w:pPr>
    </w:p>
    <w:p w14:paraId="00D4B37E" w14:textId="06D380C0" w:rsidR="00357B05" w:rsidRDefault="000375EE" w:rsidP="00670DFA">
      <w:pPr>
        <w:keepNext/>
        <w:keepLines/>
        <w:rPr>
          <w:sz w:val="16"/>
          <w:szCs w:val="16"/>
          <w:lang w:val="en-US"/>
        </w:rPr>
      </w:pPr>
      <w:r w:rsidRPr="000375EE">
        <w:rPr>
          <w:noProof/>
          <w:sz w:val="16"/>
          <w:szCs w:val="16"/>
          <w:lang w:val="en-US"/>
        </w:rPr>
        <w:drawing>
          <wp:inline distT="0" distB="0" distL="0" distR="0" wp14:anchorId="62150C54" wp14:editId="31A0F493">
            <wp:extent cx="3080385" cy="2552700"/>
            <wp:effectExtent l="0" t="0" r="5715" b="0"/>
            <wp:docPr id="72763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3612" name=""/>
                    <pic:cNvPicPr/>
                  </pic:nvPicPr>
                  <pic:blipFill>
                    <a:blip r:embed="rId14"/>
                    <a:stretch>
                      <a:fillRect/>
                    </a:stretch>
                  </pic:blipFill>
                  <pic:spPr>
                    <a:xfrm>
                      <a:off x="0" y="0"/>
                      <a:ext cx="3080385" cy="2552700"/>
                    </a:xfrm>
                    <a:prstGeom prst="rect">
                      <a:avLst/>
                    </a:prstGeom>
                  </pic:spPr>
                </pic:pic>
              </a:graphicData>
            </a:graphic>
          </wp:inline>
        </w:drawing>
      </w:r>
    </w:p>
    <w:p w14:paraId="36B60B9C" w14:textId="78877D09" w:rsidR="00670DFA" w:rsidRPr="00C55E17" w:rsidRDefault="00670DFA" w:rsidP="00670DFA">
      <w:pPr>
        <w:keepNext/>
        <w:keepLines/>
        <w:rPr>
          <w:sz w:val="16"/>
          <w:szCs w:val="16"/>
          <w:lang w:val="en-US"/>
        </w:rPr>
      </w:pPr>
      <w:r w:rsidRPr="00C55E17">
        <w:rPr>
          <w:sz w:val="16"/>
          <w:szCs w:val="16"/>
          <w:lang w:val="en-US"/>
        </w:rPr>
        <w:t xml:space="preserve">Figure </w:t>
      </w:r>
      <w:r>
        <w:rPr>
          <w:sz w:val="16"/>
          <w:szCs w:val="16"/>
          <w:lang w:val="en-US"/>
        </w:rPr>
        <w:t>1</w:t>
      </w:r>
      <w:r w:rsidRPr="00C55E17">
        <w:rPr>
          <w:sz w:val="16"/>
          <w:szCs w:val="16"/>
          <w:lang w:val="en-US"/>
        </w:rPr>
        <w:t xml:space="preserve">. </w:t>
      </w:r>
      <w:r w:rsidR="00357B05">
        <w:rPr>
          <w:sz w:val="16"/>
          <w:szCs w:val="16"/>
          <w:lang w:val="en-US"/>
        </w:rPr>
        <w:t>The PRISMA flow chart</w:t>
      </w:r>
    </w:p>
    <w:p w14:paraId="00E833BF" w14:textId="77777777" w:rsidR="00670DFA" w:rsidRPr="000A6D6A" w:rsidRDefault="00670DFA" w:rsidP="00670DFA">
      <w:pPr>
        <w:keepNext/>
        <w:keepLines/>
        <w:rPr>
          <w:sz w:val="16"/>
          <w:szCs w:val="16"/>
          <w:lang w:val="en-US"/>
        </w:rPr>
      </w:pPr>
      <w:r w:rsidRPr="00C55E17">
        <w:rPr>
          <w:sz w:val="16"/>
          <w:szCs w:val="16"/>
          <w:lang w:val="en-US"/>
        </w:rPr>
        <w:t>Source: The authors.</w:t>
      </w:r>
    </w:p>
    <w:p w14:paraId="2427834A" w14:textId="77777777" w:rsidR="00655AE7" w:rsidRDefault="00655AE7" w:rsidP="00DB1830">
      <w:pPr>
        <w:ind w:firstLine="284"/>
        <w:rPr>
          <w:spacing w:val="-5"/>
          <w:sz w:val="20"/>
          <w:szCs w:val="20"/>
          <w:lang w:val="en-US"/>
        </w:rPr>
      </w:pPr>
    </w:p>
    <w:p w14:paraId="0A8B6C36" w14:textId="030FD491" w:rsidR="00655AE7" w:rsidRDefault="008C186E" w:rsidP="00230546">
      <w:pPr>
        <w:pStyle w:val="Ttulo2"/>
      </w:pPr>
      <w:r w:rsidRPr="008C186E">
        <w:t>Analysis of the data</w:t>
      </w:r>
    </w:p>
    <w:p w14:paraId="524FF140" w14:textId="66A97FC1" w:rsidR="00655AE7" w:rsidRDefault="00AF45FB" w:rsidP="00DB1830">
      <w:pPr>
        <w:ind w:firstLine="284"/>
        <w:rPr>
          <w:spacing w:val="-5"/>
          <w:sz w:val="20"/>
          <w:szCs w:val="20"/>
          <w:lang w:val="en-US"/>
        </w:rPr>
      </w:pPr>
      <w:r w:rsidRPr="00AF45FB">
        <w:rPr>
          <w:spacing w:val="-5"/>
          <w:sz w:val="20"/>
          <w:szCs w:val="20"/>
          <w:lang w:val="en-US"/>
        </w:rPr>
        <w:t xml:space="preserve">Various analyses were conducted to </w:t>
      </w:r>
      <w:del w:id="60" w:author="Juan David Velasquez" w:date="2025-11-29T18:08:00Z" w16du:dateUtc="2025-11-29T23:08:00Z">
        <w:r w:rsidR="008E24DE" w:rsidDel="003F093A">
          <w:rPr>
            <w:spacing w:val="-5"/>
            <w:sz w:val="20"/>
            <w:szCs w:val="20"/>
            <w:lang w:val="en-US"/>
          </w:rPr>
          <w:delText>gain a</w:delText>
        </w:r>
        <w:r w:rsidR="00DC16EC" w:rsidDel="003F093A">
          <w:rPr>
            <w:spacing w:val="-5"/>
            <w:sz w:val="20"/>
            <w:szCs w:val="20"/>
            <w:lang w:val="en-US"/>
          </w:rPr>
          <w:delText xml:space="preserve"> better</w:delText>
        </w:r>
        <w:r w:rsidRPr="00AF45FB" w:rsidDel="003F093A">
          <w:rPr>
            <w:spacing w:val="-5"/>
            <w:sz w:val="20"/>
            <w:szCs w:val="20"/>
            <w:lang w:val="en-US"/>
          </w:rPr>
          <w:delText xml:space="preserve"> </w:delText>
        </w:r>
      </w:del>
      <w:r w:rsidR="008E24DE">
        <w:rPr>
          <w:spacing w:val="-5"/>
          <w:sz w:val="20"/>
          <w:szCs w:val="20"/>
          <w:lang w:val="en-US"/>
        </w:rPr>
        <w:t>understand</w:t>
      </w:r>
      <w:ins w:id="61" w:author="Juan David Velasquez" w:date="2025-11-29T18:08:00Z" w16du:dateUtc="2025-11-29T23:08:00Z">
        <w:r w:rsidR="003F093A">
          <w:rPr>
            <w:spacing w:val="-5"/>
            <w:sz w:val="20"/>
            <w:szCs w:val="20"/>
            <w:lang w:val="en-US"/>
          </w:rPr>
          <w:t xml:space="preserve"> better</w:t>
        </w:r>
      </w:ins>
      <w:del w:id="62" w:author="Juan David Velasquez" w:date="2025-11-29T18:08:00Z" w16du:dateUtc="2025-11-29T23:08:00Z">
        <w:r w:rsidR="008E24DE" w:rsidDel="003F093A">
          <w:rPr>
            <w:spacing w:val="-5"/>
            <w:sz w:val="20"/>
            <w:szCs w:val="20"/>
            <w:lang w:val="en-US"/>
          </w:rPr>
          <w:delText>ing of</w:delText>
        </w:r>
      </w:del>
      <w:r w:rsidR="008E24DE">
        <w:rPr>
          <w:spacing w:val="-5"/>
          <w:sz w:val="20"/>
          <w:szCs w:val="20"/>
          <w:lang w:val="en-US"/>
        </w:rPr>
        <w:t xml:space="preserve"> </w:t>
      </w:r>
      <w:r w:rsidRPr="00AF45FB">
        <w:rPr>
          <w:spacing w:val="-5"/>
          <w:sz w:val="20"/>
          <w:szCs w:val="20"/>
          <w:lang w:val="en-US"/>
        </w:rPr>
        <w:t xml:space="preserve">the papers published in engineering journals indexed in SciELO. </w:t>
      </w:r>
      <w:r>
        <w:rPr>
          <w:spacing w:val="-5"/>
          <w:sz w:val="20"/>
          <w:szCs w:val="20"/>
          <w:lang w:val="en-US"/>
        </w:rPr>
        <w:t xml:space="preserve">The </w:t>
      </w:r>
      <w:r w:rsidR="00170B76">
        <w:rPr>
          <w:spacing w:val="-5"/>
          <w:sz w:val="20"/>
          <w:szCs w:val="20"/>
          <w:lang w:val="en-US"/>
        </w:rPr>
        <w:t>following</w:t>
      </w:r>
      <w:r>
        <w:rPr>
          <w:spacing w:val="-5"/>
          <w:sz w:val="20"/>
          <w:szCs w:val="20"/>
          <w:lang w:val="en-US"/>
        </w:rPr>
        <w:t xml:space="preserve"> sections detail </w:t>
      </w:r>
      <w:r w:rsidR="008E24DE">
        <w:rPr>
          <w:spacing w:val="-5"/>
          <w:sz w:val="20"/>
          <w:szCs w:val="20"/>
          <w:lang w:val="en-US"/>
        </w:rPr>
        <w:t>the</w:t>
      </w:r>
      <w:r w:rsidRPr="00AF45FB">
        <w:rPr>
          <w:spacing w:val="-5"/>
          <w:sz w:val="20"/>
          <w:szCs w:val="20"/>
          <w:lang w:val="en-US"/>
        </w:rPr>
        <w:t xml:space="preserve"> specific procedures and findings</w:t>
      </w:r>
      <w:r w:rsidR="008E24DE">
        <w:rPr>
          <w:spacing w:val="-5"/>
          <w:sz w:val="20"/>
          <w:szCs w:val="20"/>
          <w:lang w:val="en-US"/>
        </w:rPr>
        <w:t xml:space="preserve"> of each </w:t>
      </w:r>
      <w:del w:id="63" w:author="Juan David Velasquez" w:date="2025-11-29T18:08:00Z" w16du:dateUtc="2025-11-29T23:08:00Z">
        <w:r w:rsidR="008E24DE" w:rsidDel="003F093A">
          <w:rPr>
            <w:spacing w:val="-5"/>
            <w:sz w:val="20"/>
            <w:szCs w:val="20"/>
            <w:lang w:val="en-US"/>
          </w:rPr>
          <w:delText>analysis</w:delText>
        </w:r>
      </w:del>
      <w:ins w:id="64" w:author="Juan David Velasquez" w:date="2025-11-29T18:08:00Z" w16du:dateUtc="2025-11-29T23:08:00Z">
        <w:r w:rsidR="003F093A">
          <w:rPr>
            <w:spacing w:val="-5"/>
            <w:sz w:val="20"/>
            <w:szCs w:val="20"/>
            <w:lang w:val="en-US"/>
          </w:rPr>
          <w:t>study</w:t>
        </w:r>
      </w:ins>
      <w:r w:rsidRPr="00AF45FB">
        <w:rPr>
          <w:spacing w:val="-5"/>
          <w:sz w:val="20"/>
          <w:szCs w:val="20"/>
          <w:lang w:val="en-US"/>
        </w:rPr>
        <w:t>.</w:t>
      </w:r>
    </w:p>
    <w:p w14:paraId="3ED9258F" w14:textId="69B548E2" w:rsidR="00655AE7" w:rsidRDefault="00655AE7" w:rsidP="00421D95">
      <w:pPr>
        <w:ind w:firstLine="284"/>
        <w:rPr>
          <w:spacing w:val="-5"/>
          <w:sz w:val="20"/>
          <w:szCs w:val="20"/>
          <w:lang w:val="en-US"/>
        </w:rPr>
      </w:pPr>
    </w:p>
    <w:p w14:paraId="21772EE5" w14:textId="0EC2D454" w:rsidR="008C186E" w:rsidRDefault="008C186E" w:rsidP="008C186E">
      <w:pPr>
        <w:pStyle w:val="Ttulo2"/>
      </w:pPr>
      <w:r w:rsidRPr="008C186E">
        <w:t>Interpretation of the findings</w:t>
      </w:r>
    </w:p>
    <w:p w14:paraId="1FE4F3AD" w14:textId="4A8B0114" w:rsidR="008C186E" w:rsidRDefault="00AF45FB" w:rsidP="00421D95">
      <w:pPr>
        <w:ind w:firstLine="284"/>
        <w:rPr>
          <w:spacing w:val="-5"/>
          <w:sz w:val="20"/>
          <w:szCs w:val="20"/>
          <w:lang w:val="en-US"/>
        </w:rPr>
      </w:pPr>
      <w:r w:rsidRPr="00AF45FB">
        <w:rPr>
          <w:spacing w:val="-5"/>
          <w:sz w:val="20"/>
          <w:szCs w:val="20"/>
          <w:lang w:val="en-US"/>
        </w:rPr>
        <w:t xml:space="preserve">The interpretation phase focused on reviewing and synthesizing </w:t>
      </w:r>
      <w:ins w:id="65" w:author="Juan David Velasquez" w:date="2025-11-29T18:08:00Z" w16du:dateUtc="2025-11-29T23:08:00Z">
        <w:r w:rsidR="003F093A">
          <w:rPr>
            <w:spacing w:val="-5"/>
            <w:sz w:val="20"/>
            <w:szCs w:val="20"/>
            <w:lang w:val="en-US"/>
          </w:rPr>
          <w:t>results from the various analyses to draw conclusions aligned with this study's objectives.</w:t>
        </w:r>
      </w:ins>
      <w:del w:id="66" w:author="Juan David Velasquez" w:date="2025-11-29T18:08:00Z" w16du:dateUtc="2025-11-29T23:08:00Z">
        <w:r w:rsidRPr="00AF45FB" w:rsidDel="003F093A">
          <w:rPr>
            <w:spacing w:val="-5"/>
            <w:sz w:val="20"/>
            <w:szCs w:val="20"/>
            <w:lang w:val="en-US"/>
          </w:rPr>
          <w:delText>the results obtained from the various analyses</w:delText>
        </w:r>
        <w:r w:rsidR="00170B76" w:rsidDel="003F093A">
          <w:rPr>
            <w:spacing w:val="-5"/>
            <w:sz w:val="20"/>
            <w:szCs w:val="20"/>
            <w:lang w:val="en-US"/>
          </w:rPr>
          <w:delText xml:space="preserve"> to </w:delText>
        </w:r>
        <w:r w:rsidR="00170B76" w:rsidRPr="00170B76" w:rsidDel="003F093A">
          <w:rPr>
            <w:spacing w:val="-5"/>
            <w:sz w:val="20"/>
            <w:szCs w:val="20"/>
            <w:lang w:val="en-US"/>
          </w:rPr>
          <w:delText>draw conclusions aligned with the objectives</w:delText>
        </w:r>
        <w:r w:rsidR="00170B76" w:rsidDel="003F093A">
          <w:rPr>
            <w:spacing w:val="-5"/>
            <w:sz w:val="20"/>
            <w:szCs w:val="20"/>
            <w:lang w:val="en-US"/>
          </w:rPr>
          <w:delText xml:space="preserve"> of this study</w:delText>
        </w:r>
        <w:r w:rsidRPr="00AF45FB" w:rsidDel="003F093A">
          <w:rPr>
            <w:spacing w:val="-5"/>
            <w:sz w:val="20"/>
            <w:szCs w:val="20"/>
            <w:lang w:val="en-US"/>
          </w:rPr>
          <w:delText>.</w:delText>
        </w:r>
      </w:del>
      <w:r w:rsidRPr="00AF45FB">
        <w:rPr>
          <w:spacing w:val="-5"/>
          <w:sz w:val="20"/>
          <w:szCs w:val="20"/>
          <w:lang w:val="en-US"/>
        </w:rPr>
        <w:t xml:space="preserve"> Patterns, trends, and thematic clusters identified during the data analysis phase </w:t>
      </w:r>
      <w:r w:rsidRPr="00AF45FB">
        <w:rPr>
          <w:spacing w:val="-5"/>
          <w:sz w:val="20"/>
          <w:szCs w:val="20"/>
          <w:lang w:val="en-US"/>
        </w:rPr>
        <w:t xml:space="preserve">were examined </w:t>
      </w:r>
      <w:r w:rsidR="00170B76" w:rsidRPr="00170B76">
        <w:rPr>
          <w:spacing w:val="-5"/>
          <w:sz w:val="20"/>
          <w:szCs w:val="20"/>
          <w:lang w:val="en-US"/>
        </w:rPr>
        <w:t>in depth and contextualized within the broader landscape of engineering research in Latin America</w:t>
      </w:r>
      <w:r w:rsidRPr="00AF45FB">
        <w:rPr>
          <w:spacing w:val="-5"/>
          <w:sz w:val="20"/>
          <w:szCs w:val="20"/>
          <w:lang w:val="en-US"/>
        </w:rPr>
        <w:t xml:space="preserve">. </w:t>
      </w:r>
      <w:r w:rsidR="00170B76" w:rsidRPr="00170B76">
        <w:rPr>
          <w:spacing w:val="-5"/>
          <w:sz w:val="20"/>
          <w:szCs w:val="20"/>
          <w:lang w:val="en-US"/>
        </w:rPr>
        <w:t xml:space="preserve">This step ensured that the insights </w:t>
      </w:r>
      <w:del w:id="67" w:author="Juan David Velasquez" w:date="2025-11-29T18:09:00Z" w16du:dateUtc="2025-11-29T23:09:00Z">
        <w:r w:rsidR="00170B76" w:rsidRPr="00170B76" w:rsidDel="003F093A">
          <w:rPr>
            <w:spacing w:val="-5"/>
            <w:sz w:val="20"/>
            <w:szCs w:val="20"/>
            <w:lang w:val="en-US"/>
          </w:rPr>
          <w:delText xml:space="preserve">gained </w:delText>
        </w:r>
      </w:del>
      <w:r w:rsidR="00170B76" w:rsidRPr="00170B76">
        <w:rPr>
          <w:spacing w:val="-5"/>
          <w:sz w:val="20"/>
          <w:szCs w:val="20"/>
          <w:lang w:val="en-US"/>
        </w:rPr>
        <w:t xml:space="preserve">were coherent and relevant to the </w:t>
      </w:r>
      <w:ins w:id="68" w:author="Juan David Velasquez" w:date="2025-11-29T18:09:00Z" w16du:dateUtc="2025-11-29T23:09:00Z">
        <w:r w:rsidR="003F093A">
          <w:rPr>
            <w:spacing w:val="-5"/>
            <w:sz w:val="20"/>
            <w:szCs w:val="20"/>
            <w:lang w:val="en-US"/>
          </w:rPr>
          <w:t xml:space="preserve">study’s </w:t>
        </w:r>
      </w:ins>
      <w:r w:rsidR="00170B76" w:rsidRPr="00170B76">
        <w:rPr>
          <w:spacing w:val="-5"/>
          <w:sz w:val="20"/>
          <w:szCs w:val="20"/>
          <w:lang w:val="en-US"/>
        </w:rPr>
        <w:t>overall analytical framework</w:t>
      </w:r>
      <w:del w:id="69" w:author="Juan David Velasquez" w:date="2025-11-29T18:09:00Z" w16du:dateUtc="2025-11-29T23:09:00Z">
        <w:r w:rsidR="00170B76" w:rsidRPr="00170B76" w:rsidDel="003F093A">
          <w:rPr>
            <w:spacing w:val="-5"/>
            <w:sz w:val="20"/>
            <w:szCs w:val="20"/>
            <w:lang w:val="en-US"/>
          </w:rPr>
          <w:delText xml:space="preserve"> of the study</w:delText>
        </w:r>
      </w:del>
      <w:r w:rsidRPr="00AF45FB">
        <w:rPr>
          <w:spacing w:val="-5"/>
          <w:sz w:val="20"/>
          <w:szCs w:val="20"/>
          <w:lang w:val="en-US"/>
        </w:rPr>
        <w:t>.</w:t>
      </w:r>
    </w:p>
    <w:p w14:paraId="19201865" w14:textId="77777777" w:rsidR="00CF6C0B" w:rsidRDefault="00CF6C0B" w:rsidP="00BC7E81">
      <w:pPr>
        <w:ind w:firstLine="284"/>
        <w:rPr>
          <w:spacing w:val="-5"/>
          <w:sz w:val="20"/>
          <w:szCs w:val="20"/>
          <w:lang w:val="en-US"/>
        </w:rPr>
      </w:pPr>
    </w:p>
    <w:p w14:paraId="44C8B42F" w14:textId="768A9FCE" w:rsidR="000A6D6A" w:rsidRPr="000A3F26" w:rsidRDefault="00DB1830" w:rsidP="00765877">
      <w:pPr>
        <w:pStyle w:val="Ttulo1"/>
      </w:pPr>
      <w:r>
        <w:t>Results</w:t>
      </w:r>
      <w:r w:rsidR="00284229">
        <w:t xml:space="preserve"> and Discussion</w:t>
      </w:r>
    </w:p>
    <w:p w14:paraId="4128454E" w14:textId="2EE0BC05" w:rsidR="000A6D6A" w:rsidRDefault="00DC69BF" w:rsidP="000A6D6A">
      <w:pPr>
        <w:ind w:firstLine="284"/>
        <w:rPr>
          <w:spacing w:val="-5"/>
          <w:sz w:val="20"/>
          <w:szCs w:val="20"/>
          <w:lang w:val="en-US"/>
        </w:rPr>
      </w:pPr>
      <w:r>
        <w:rPr>
          <w:spacing w:val="-5"/>
          <w:sz w:val="20"/>
          <w:szCs w:val="20"/>
          <w:lang w:val="en-US"/>
        </w:rPr>
        <w:t xml:space="preserve">This section presents the </w:t>
      </w:r>
      <w:r w:rsidR="00AF45FB">
        <w:rPr>
          <w:spacing w:val="-5"/>
          <w:sz w:val="20"/>
          <w:szCs w:val="20"/>
          <w:lang w:val="en-US"/>
        </w:rPr>
        <w:t>fundamental</w:t>
      </w:r>
      <w:r>
        <w:rPr>
          <w:spacing w:val="-5"/>
          <w:sz w:val="20"/>
          <w:szCs w:val="20"/>
          <w:lang w:val="en-US"/>
        </w:rPr>
        <w:t xml:space="preserve"> bibliometric indicators of the analyzed dataset. </w:t>
      </w:r>
    </w:p>
    <w:p w14:paraId="67E474B7" w14:textId="77777777" w:rsidR="00284229" w:rsidRDefault="00284229" w:rsidP="000A6D6A">
      <w:pPr>
        <w:ind w:firstLine="284"/>
        <w:rPr>
          <w:spacing w:val="-5"/>
          <w:sz w:val="20"/>
          <w:szCs w:val="20"/>
          <w:lang w:val="en-US"/>
        </w:rPr>
      </w:pPr>
    </w:p>
    <w:p w14:paraId="0E1A016F" w14:textId="71CD4A55" w:rsidR="00284229" w:rsidRDefault="00284229" w:rsidP="00284229">
      <w:pPr>
        <w:pStyle w:val="Ttulo2"/>
      </w:pPr>
      <w:r>
        <w:t>General Metrics</w:t>
      </w:r>
    </w:p>
    <w:p w14:paraId="411518EB" w14:textId="282DEE3E" w:rsidR="00284229" w:rsidRDefault="006B6147" w:rsidP="000A6D6A">
      <w:pPr>
        <w:ind w:firstLine="284"/>
        <w:rPr>
          <w:ins w:id="70" w:author="Juan David Velasquez" w:date="2025-11-29T17:44:00Z" w16du:dateUtc="2025-11-29T22:44:00Z"/>
          <w:spacing w:val="-5"/>
          <w:sz w:val="20"/>
          <w:szCs w:val="20"/>
          <w:lang w:val="en-US"/>
        </w:rPr>
      </w:pPr>
      <w:r w:rsidRPr="00655BED">
        <w:rPr>
          <w:spacing w:val="-5"/>
          <w:sz w:val="20"/>
          <w:szCs w:val="20"/>
          <w:lang w:val="en-US"/>
        </w:rPr>
        <w:t xml:space="preserve">The dataset includes scientific publications from January 2015 to December 2024, totaling 15,286 documents and reflecting an annual growth rate of 28.05%. The average document age is 5.77 years, with each work receiving approximately 4.11 citations overall, or 0.41 citations per year. Publications originate from 37 different sources, averaging 413.14 documents per source. The dataset comprises 14,822 journal articles, 35 conference papers, 21 editorials, </w:t>
      </w:r>
      <w:r w:rsidR="000375EE">
        <w:rPr>
          <w:spacing w:val="-5"/>
          <w:sz w:val="20"/>
          <w:szCs w:val="20"/>
          <w:lang w:val="en-US"/>
        </w:rPr>
        <w:t>two</w:t>
      </w:r>
      <w:r w:rsidRPr="00655BED">
        <w:rPr>
          <w:spacing w:val="-5"/>
          <w:sz w:val="20"/>
          <w:szCs w:val="20"/>
          <w:lang w:val="en-US"/>
        </w:rPr>
        <w:t xml:space="preserve"> errata, </w:t>
      </w:r>
      <w:r w:rsidR="000375EE">
        <w:rPr>
          <w:spacing w:val="-5"/>
          <w:sz w:val="20"/>
          <w:szCs w:val="20"/>
          <w:lang w:val="en-US"/>
        </w:rPr>
        <w:t>one</w:t>
      </w:r>
      <w:r w:rsidRPr="00655BED">
        <w:rPr>
          <w:spacing w:val="-5"/>
          <w:sz w:val="20"/>
          <w:szCs w:val="20"/>
          <w:lang w:val="en-US"/>
        </w:rPr>
        <w:t xml:space="preserve"> letter to the editor, and 402 review papers. A total of 40,773 authors (1,60</w:t>
      </w:r>
      <w:r>
        <w:rPr>
          <w:spacing w:val="-5"/>
          <w:sz w:val="20"/>
          <w:szCs w:val="20"/>
          <w:lang w:val="en-US"/>
        </w:rPr>
        <w:t>9</w:t>
      </w:r>
      <w:r w:rsidRPr="00655BED">
        <w:rPr>
          <w:spacing w:val="-5"/>
          <w:sz w:val="20"/>
          <w:szCs w:val="20"/>
          <w:lang w:val="en-US"/>
        </w:rPr>
        <w:t xml:space="preserve"> unique) contributed to the publications, with a strong tendency toward collaboration</w:t>
      </w:r>
      <w:r w:rsidR="00170B76">
        <w:rPr>
          <w:spacing w:val="-5"/>
          <w:sz w:val="20"/>
          <w:szCs w:val="20"/>
          <w:lang w:val="en-US"/>
        </w:rPr>
        <w:t xml:space="preserve">, </w:t>
      </w:r>
      <w:r w:rsidRPr="00655BED">
        <w:rPr>
          <w:spacing w:val="-5"/>
          <w:sz w:val="20"/>
          <w:szCs w:val="20"/>
          <w:lang w:val="en-US"/>
        </w:rPr>
        <w:t>averaging 3.61 authors and 3.92 co-authors per document. International collaborations account for 18.84% of the dataset. The contributing authors are affiliated with 10,687 organizations across 127 countries.</w:t>
      </w:r>
    </w:p>
    <w:p w14:paraId="27E7E876" w14:textId="4D2D1165" w:rsidR="005904B9" w:rsidRDefault="005904B9" w:rsidP="000A6D6A">
      <w:pPr>
        <w:ind w:firstLine="284"/>
        <w:rPr>
          <w:spacing w:val="-5"/>
          <w:sz w:val="20"/>
          <w:szCs w:val="20"/>
          <w:lang w:val="en-US"/>
        </w:rPr>
      </w:pPr>
      <w:ins w:id="71" w:author="Juan David Velasquez" w:date="2025-11-29T17:45:00Z" w16du:dateUtc="2025-11-29T22:45:00Z">
        <w:r w:rsidRPr="005904B9">
          <w:rPr>
            <w:spacing w:val="-5"/>
            <w:sz w:val="20"/>
            <w:szCs w:val="20"/>
            <w:lang w:val="en-US"/>
          </w:rPr>
          <w:t xml:space="preserve">These patterns are consistent with findings </w:t>
        </w:r>
      </w:ins>
      <w:ins w:id="72" w:author="Juan David Velasquez" w:date="2025-11-29T17:57:00Z" w16du:dateUtc="2025-11-29T22:57:00Z">
        <w:r w:rsidR="00937A9D">
          <w:rPr>
            <w:spacing w:val="-5"/>
            <w:sz w:val="20"/>
            <w:szCs w:val="20"/>
            <w:lang w:val="en-US"/>
          </w:rPr>
          <w:t>from</w:t>
        </w:r>
      </w:ins>
      <w:ins w:id="73" w:author="Juan David Velasquez" w:date="2025-11-29T17:45:00Z" w16du:dateUtc="2025-11-29T22:45:00Z">
        <w:r w:rsidRPr="005904B9">
          <w:rPr>
            <w:spacing w:val="-5"/>
            <w:sz w:val="20"/>
            <w:szCs w:val="20"/>
            <w:lang w:val="en-US"/>
          </w:rPr>
          <w:t xml:space="preserve"> bibliometric studies </w:t>
        </w:r>
      </w:ins>
      <w:ins w:id="74" w:author="Juan David Velasquez" w:date="2025-11-29T17:57:00Z" w16du:dateUtc="2025-11-29T22:57:00Z">
        <w:r w:rsidR="00937A9D">
          <w:rPr>
            <w:spacing w:val="-5"/>
            <w:sz w:val="20"/>
            <w:szCs w:val="20"/>
            <w:lang w:val="en-US"/>
          </w:rPr>
          <w:t>in</w:t>
        </w:r>
      </w:ins>
      <w:ins w:id="75" w:author="Juan David Velasquez" w:date="2025-11-29T17:45:00Z" w16du:dateUtc="2025-11-29T22:45:00Z">
        <w:r w:rsidRPr="005904B9">
          <w:rPr>
            <w:spacing w:val="-5"/>
            <w:sz w:val="20"/>
            <w:szCs w:val="20"/>
            <w:lang w:val="en-US"/>
          </w:rPr>
          <w:t xml:space="preserve"> other disciplines—such as health sciences, management, and education—where thematic clustering and institutional concentration similarly influence the structure and evolution of scholarly production.</w:t>
        </w:r>
      </w:ins>
    </w:p>
    <w:p w14:paraId="32A96AAB" w14:textId="77777777" w:rsidR="00284229" w:rsidRDefault="00284229" w:rsidP="000A6D6A">
      <w:pPr>
        <w:ind w:firstLine="284"/>
        <w:rPr>
          <w:spacing w:val="-5"/>
          <w:sz w:val="20"/>
          <w:szCs w:val="20"/>
          <w:lang w:val="en-US"/>
        </w:rPr>
      </w:pPr>
    </w:p>
    <w:p w14:paraId="4369235C" w14:textId="3A0242EB" w:rsidR="003F5E41" w:rsidRDefault="003F5E41" w:rsidP="003F5E41">
      <w:pPr>
        <w:pStyle w:val="Ttulo2"/>
      </w:pPr>
      <w:r w:rsidRPr="003F5E41">
        <w:t>Leading Scopus Subject Areas</w:t>
      </w:r>
    </w:p>
    <w:p w14:paraId="0ED381C6" w14:textId="77777777" w:rsidR="00177844" w:rsidRDefault="00177844" w:rsidP="000A6D6A">
      <w:pPr>
        <w:ind w:firstLine="284"/>
        <w:rPr>
          <w:spacing w:val="-5"/>
          <w:sz w:val="20"/>
          <w:szCs w:val="20"/>
          <w:lang w:val="en-US"/>
        </w:rPr>
      </w:pPr>
      <w:bookmarkStart w:id="76" w:name="OLE_LINK1"/>
    </w:p>
    <w:p w14:paraId="0FBE8082" w14:textId="006695E8" w:rsidR="003F5E41" w:rsidRDefault="00354E07" w:rsidP="000A6D6A">
      <w:pPr>
        <w:ind w:firstLine="284"/>
        <w:rPr>
          <w:spacing w:val="-5"/>
          <w:sz w:val="20"/>
          <w:szCs w:val="20"/>
          <w:lang w:val="en-US"/>
        </w:rPr>
      </w:pPr>
      <w:r w:rsidRPr="00354E07">
        <w:rPr>
          <w:spacing w:val="-5"/>
          <w:sz w:val="20"/>
          <w:szCs w:val="20"/>
          <w:lang w:val="en-US"/>
        </w:rPr>
        <w:t>This section analyzes the subject areas assigned by Scopus, which are attributed at the journal level rather than to individual articles. These classifications help identify the disciplinary focus of the research published in SciELO-indexed engineering journals. The dataset used in this study comprises 15,286 documents</w:t>
      </w:r>
      <w:del w:id="77" w:author="Juan David Velasquez" w:date="2025-11-29T18:09:00Z" w16du:dateUtc="2025-11-29T23:09:00Z">
        <w:r w:rsidRPr="00354E07" w:rsidDel="003F093A">
          <w:rPr>
            <w:spacing w:val="-5"/>
            <w:sz w:val="20"/>
            <w:szCs w:val="20"/>
            <w:lang w:val="en-US"/>
          </w:rPr>
          <w:delText>, which are</w:delText>
        </w:r>
      </w:del>
      <w:r w:rsidRPr="00354E07">
        <w:rPr>
          <w:spacing w:val="-5"/>
          <w:sz w:val="20"/>
          <w:szCs w:val="20"/>
          <w:lang w:val="en-US"/>
        </w:rPr>
        <w:t xml:space="preserve"> distributed across 18 of Scopus's 27 subject areas. Notably, eight subject areas are associated with 1,000 or more documents. The most prominent areas are:</w:t>
      </w:r>
    </w:p>
    <w:p w14:paraId="3AB61980" w14:textId="60AA83EE"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Engineering</w:t>
      </w:r>
      <w:r w:rsidR="002712F3">
        <w:rPr>
          <w:color w:val="auto"/>
          <w:spacing w:val="-5"/>
          <w:sz w:val="20"/>
          <w:szCs w:val="20"/>
          <w:lang w:val="en-US"/>
        </w:rPr>
        <w:t>:</w:t>
      </w:r>
      <w:r w:rsidRPr="00354E07">
        <w:rPr>
          <w:color w:val="auto"/>
          <w:spacing w:val="-5"/>
          <w:sz w:val="20"/>
          <w:szCs w:val="20"/>
          <w:lang w:val="en-US"/>
        </w:rPr>
        <w:t xml:space="preserve"> 7,257 documents (as anticipated).</w:t>
      </w:r>
    </w:p>
    <w:p w14:paraId="665B8FC9" w14:textId="380186F4"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Materials Science</w:t>
      </w:r>
      <w:r w:rsidR="002712F3">
        <w:rPr>
          <w:color w:val="auto"/>
          <w:spacing w:val="-5"/>
          <w:sz w:val="20"/>
          <w:szCs w:val="20"/>
          <w:lang w:val="en-US"/>
        </w:rPr>
        <w:t>:</w:t>
      </w:r>
      <w:r w:rsidRPr="00354E07">
        <w:rPr>
          <w:color w:val="auto"/>
          <w:spacing w:val="-5"/>
          <w:sz w:val="20"/>
          <w:szCs w:val="20"/>
          <w:lang w:val="en-US"/>
        </w:rPr>
        <w:t xml:space="preserve"> 2,664 documents.</w:t>
      </w:r>
    </w:p>
    <w:p w14:paraId="053AC421" w14:textId="409BEDC1"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Computer Science</w:t>
      </w:r>
      <w:r w:rsidR="002712F3">
        <w:rPr>
          <w:color w:val="auto"/>
          <w:spacing w:val="-5"/>
          <w:sz w:val="20"/>
          <w:szCs w:val="20"/>
          <w:lang w:val="en-US"/>
        </w:rPr>
        <w:t>:</w:t>
      </w:r>
      <w:r w:rsidRPr="00354E07">
        <w:rPr>
          <w:color w:val="auto"/>
          <w:spacing w:val="-5"/>
          <w:sz w:val="20"/>
          <w:szCs w:val="20"/>
          <w:lang w:val="en-US"/>
        </w:rPr>
        <w:t xml:space="preserve"> 1,884 </w:t>
      </w:r>
      <w:r w:rsidR="002712F3">
        <w:rPr>
          <w:color w:val="auto"/>
          <w:spacing w:val="-5"/>
          <w:sz w:val="20"/>
          <w:szCs w:val="20"/>
          <w:lang w:val="en-US"/>
        </w:rPr>
        <w:t>paper</w:t>
      </w:r>
      <w:r w:rsidRPr="00354E07">
        <w:rPr>
          <w:color w:val="auto"/>
          <w:spacing w:val="-5"/>
          <w:sz w:val="20"/>
          <w:szCs w:val="20"/>
          <w:lang w:val="en-US"/>
        </w:rPr>
        <w:t>s.</w:t>
      </w:r>
    </w:p>
    <w:p w14:paraId="471D1014" w14:textId="3C1BE978"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Chemical Engineering</w:t>
      </w:r>
      <w:r w:rsidR="002712F3">
        <w:rPr>
          <w:color w:val="auto"/>
          <w:spacing w:val="-5"/>
          <w:sz w:val="20"/>
          <w:szCs w:val="20"/>
          <w:lang w:val="en-US"/>
        </w:rPr>
        <w:t>:</w:t>
      </w:r>
      <w:r w:rsidRPr="00354E07">
        <w:rPr>
          <w:color w:val="auto"/>
          <w:spacing w:val="-5"/>
          <w:sz w:val="20"/>
          <w:szCs w:val="20"/>
          <w:lang w:val="en-US"/>
        </w:rPr>
        <w:t xml:space="preserve"> 1,629 documents.</w:t>
      </w:r>
    </w:p>
    <w:p w14:paraId="0334934C" w14:textId="2AE99C80"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General</w:t>
      </w:r>
      <w:r w:rsidR="002712F3">
        <w:rPr>
          <w:color w:val="auto"/>
          <w:spacing w:val="-5"/>
          <w:sz w:val="20"/>
          <w:szCs w:val="20"/>
          <w:lang w:val="en-US"/>
        </w:rPr>
        <w:t>:</w:t>
      </w:r>
      <w:r w:rsidRPr="00354E07">
        <w:rPr>
          <w:color w:val="auto"/>
          <w:spacing w:val="-5"/>
          <w:sz w:val="20"/>
          <w:szCs w:val="20"/>
          <w:lang w:val="en-US"/>
        </w:rPr>
        <w:t xml:space="preserve"> 1,609 documents.</w:t>
      </w:r>
    </w:p>
    <w:p w14:paraId="07C3E6C6" w14:textId="1F8C477C"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Agricultural and Biological Sciences</w:t>
      </w:r>
      <w:r w:rsidR="002712F3">
        <w:rPr>
          <w:color w:val="auto"/>
          <w:spacing w:val="-5"/>
          <w:sz w:val="20"/>
          <w:szCs w:val="20"/>
          <w:lang w:val="en-US"/>
        </w:rPr>
        <w:t>:</w:t>
      </w:r>
      <w:r w:rsidRPr="00354E07">
        <w:rPr>
          <w:color w:val="auto"/>
          <w:spacing w:val="-5"/>
          <w:sz w:val="20"/>
          <w:szCs w:val="20"/>
          <w:lang w:val="en-US"/>
        </w:rPr>
        <w:t xml:space="preserve"> 1,401 </w:t>
      </w:r>
      <w:r w:rsidR="002712F3">
        <w:rPr>
          <w:color w:val="auto"/>
          <w:spacing w:val="-5"/>
          <w:sz w:val="20"/>
          <w:szCs w:val="20"/>
          <w:lang w:val="en-US"/>
        </w:rPr>
        <w:t>paper</w:t>
      </w:r>
      <w:r w:rsidRPr="00354E07">
        <w:rPr>
          <w:color w:val="auto"/>
          <w:spacing w:val="-5"/>
          <w:sz w:val="20"/>
          <w:szCs w:val="20"/>
          <w:lang w:val="en-US"/>
        </w:rPr>
        <w:t>s.</w:t>
      </w:r>
    </w:p>
    <w:p w14:paraId="182CD577" w14:textId="419F580C"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Environmental Science</w:t>
      </w:r>
      <w:r w:rsidR="002712F3">
        <w:rPr>
          <w:color w:val="auto"/>
          <w:spacing w:val="-5"/>
          <w:sz w:val="20"/>
          <w:szCs w:val="20"/>
          <w:lang w:val="en-US"/>
        </w:rPr>
        <w:t>:</w:t>
      </w:r>
      <w:r w:rsidRPr="00354E07">
        <w:rPr>
          <w:color w:val="auto"/>
          <w:spacing w:val="-5"/>
          <w:sz w:val="20"/>
          <w:szCs w:val="20"/>
          <w:lang w:val="en-US"/>
        </w:rPr>
        <w:t xml:space="preserve"> 1,263 documents.</w:t>
      </w:r>
    </w:p>
    <w:p w14:paraId="542EEF13" w14:textId="4F26DEF2" w:rsidR="00354E07" w:rsidRPr="00354E07" w:rsidRDefault="00354E07" w:rsidP="007E49DF">
      <w:pPr>
        <w:pStyle w:val="Prrafodelista"/>
        <w:numPr>
          <w:ilvl w:val="0"/>
          <w:numId w:val="5"/>
        </w:numPr>
        <w:rPr>
          <w:color w:val="auto"/>
          <w:spacing w:val="-5"/>
          <w:sz w:val="20"/>
          <w:szCs w:val="20"/>
          <w:lang w:val="en-US"/>
        </w:rPr>
      </w:pPr>
      <w:r w:rsidRPr="00354E07">
        <w:rPr>
          <w:color w:val="auto"/>
          <w:spacing w:val="-5"/>
          <w:sz w:val="20"/>
          <w:szCs w:val="20"/>
          <w:lang w:val="en-US"/>
        </w:rPr>
        <w:t>Business, Management</w:t>
      </w:r>
      <w:r w:rsidR="002712F3">
        <w:rPr>
          <w:color w:val="auto"/>
          <w:spacing w:val="-5"/>
          <w:sz w:val="20"/>
          <w:szCs w:val="20"/>
          <w:lang w:val="en-US"/>
        </w:rPr>
        <w:t>,</w:t>
      </w:r>
      <w:r w:rsidRPr="00354E07">
        <w:rPr>
          <w:color w:val="auto"/>
          <w:spacing w:val="-5"/>
          <w:sz w:val="20"/>
          <w:szCs w:val="20"/>
          <w:lang w:val="en-US"/>
        </w:rPr>
        <w:t xml:space="preserve"> and Accounting</w:t>
      </w:r>
      <w:r w:rsidR="002712F3">
        <w:rPr>
          <w:color w:val="auto"/>
          <w:spacing w:val="-5"/>
          <w:sz w:val="20"/>
          <w:szCs w:val="20"/>
          <w:lang w:val="en-US"/>
        </w:rPr>
        <w:t>:</w:t>
      </w:r>
      <w:r w:rsidRPr="00354E07">
        <w:rPr>
          <w:color w:val="auto"/>
          <w:spacing w:val="-5"/>
          <w:sz w:val="20"/>
          <w:szCs w:val="20"/>
          <w:lang w:val="en-US"/>
        </w:rPr>
        <w:t xml:space="preserve"> 1,017 </w:t>
      </w:r>
      <w:r w:rsidR="002712F3">
        <w:rPr>
          <w:color w:val="auto"/>
          <w:spacing w:val="-5"/>
          <w:sz w:val="20"/>
          <w:szCs w:val="20"/>
          <w:lang w:val="en-US"/>
        </w:rPr>
        <w:t>paper</w:t>
      </w:r>
      <w:r w:rsidRPr="00354E07">
        <w:rPr>
          <w:color w:val="auto"/>
          <w:spacing w:val="-5"/>
          <w:sz w:val="20"/>
          <w:szCs w:val="20"/>
          <w:lang w:val="en-US"/>
        </w:rPr>
        <w:t>s.</w:t>
      </w:r>
    </w:p>
    <w:p w14:paraId="3CAF08C1" w14:textId="0A99DDE1" w:rsidR="00C00940" w:rsidRDefault="002712F3" w:rsidP="00C00940">
      <w:pPr>
        <w:ind w:firstLine="284"/>
        <w:rPr>
          <w:spacing w:val="-5"/>
          <w:sz w:val="20"/>
          <w:szCs w:val="20"/>
          <w:lang w:val="en-US"/>
        </w:rPr>
      </w:pPr>
      <w:r w:rsidRPr="002712F3">
        <w:rPr>
          <w:b/>
          <w:bCs/>
          <w:spacing w:val="-5"/>
          <w:sz w:val="20"/>
          <w:szCs w:val="20"/>
          <w:lang w:val="en-US"/>
        </w:rPr>
        <w:t>Fig. 2</w:t>
      </w:r>
      <w:r w:rsidRPr="002712F3">
        <w:rPr>
          <w:spacing w:val="-5"/>
          <w:sz w:val="20"/>
          <w:szCs w:val="20"/>
          <w:lang w:val="en-US"/>
        </w:rPr>
        <w:t xml:space="preserve"> displays a cross-correlation map between Scopus subject areas and SciELO journals. This visualization provides insight into the interconnections between journals based on their associated subject areas. The numbers alongside each subject area indicate the corresponding documents and citations. Links between nodes reflect the degree of similarity, while node size is proportional to the number of documents associated with each subject area.</w:t>
      </w:r>
    </w:p>
    <w:p w14:paraId="2368488C" w14:textId="25F154E7" w:rsidR="00170B76" w:rsidRPr="00C00940" w:rsidRDefault="00170B76" w:rsidP="00C00940">
      <w:pPr>
        <w:ind w:firstLine="284"/>
        <w:rPr>
          <w:spacing w:val="-5"/>
          <w:sz w:val="20"/>
          <w:szCs w:val="20"/>
          <w:lang w:val="en-US"/>
        </w:rPr>
      </w:pPr>
      <w:r w:rsidRPr="00170B76">
        <w:rPr>
          <w:spacing w:val="-5"/>
          <w:sz w:val="20"/>
          <w:szCs w:val="20"/>
          <w:lang w:val="en-US"/>
        </w:rPr>
        <w:lastRenderedPageBreak/>
        <w:t xml:space="preserve">The correlation map reveals a strong central cluster dominated by Engineering and its closely related subfields, such as Materials Science, Computer Science, and Energy, reflecting the core disciplinary focus of the journal set. However, the map also highlights </w:t>
      </w:r>
      <w:del w:id="78" w:author="Juan David Velasquez" w:date="2025-11-29T18:09:00Z" w16du:dateUtc="2025-11-29T23:09:00Z">
        <w:r w:rsidRPr="00170B76" w:rsidDel="003F093A">
          <w:rPr>
            <w:spacing w:val="-5"/>
            <w:sz w:val="20"/>
            <w:szCs w:val="20"/>
            <w:lang w:val="en-US"/>
          </w:rPr>
          <w:delText xml:space="preserve">the presence of </w:delText>
        </w:r>
      </w:del>
      <w:r w:rsidRPr="00170B76">
        <w:rPr>
          <w:spacing w:val="-5"/>
          <w:sz w:val="20"/>
          <w:szCs w:val="20"/>
          <w:lang w:val="en-US"/>
        </w:rPr>
        <w:t xml:space="preserve">additional groups of subject areas that, while internally cohesive, </w:t>
      </w:r>
      <w:del w:id="79" w:author="Juan David Velasquez" w:date="2025-11-29T18:09:00Z" w16du:dateUtc="2025-11-29T23:09:00Z">
        <w:r w:rsidRPr="00170B76" w:rsidDel="003F093A">
          <w:rPr>
            <w:spacing w:val="-5"/>
            <w:sz w:val="20"/>
            <w:szCs w:val="20"/>
            <w:lang w:val="en-US"/>
          </w:rPr>
          <w:delText>show</w:delText>
        </w:r>
      </w:del>
      <w:ins w:id="80" w:author="Juan David Velasquez" w:date="2025-11-29T18:09:00Z" w16du:dateUtc="2025-11-29T23:09:00Z">
        <w:r w:rsidR="003F093A">
          <w:rPr>
            <w:spacing w:val="-5"/>
            <w:sz w:val="20"/>
            <w:szCs w:val="20"/>
            <w:lang w:val="en-US"/>
          </w:rPr>
          <w:t>exhibit</w:t>
        </w:r>
      </w:ins>
      <w:r w:rsidRPr="00170B76">
        <w:rPr>
          <w:spacing w:val="-5"/>
          <w:sz w:val="20"/>
          <w:szCs w:val="20"/>
          <w:lang w:val="en-US"/>
        </w:rPr>
        <w:t xml:space="preserve"> weaker connections to the engineering core. For example, Physics and Astronomy and Mathematics form a distinct, well-defined cluster, whereas Medicine, Immunology and Microbiology, Biochemistry, Genetics and Molecular Biology, and Environmental Science are tightly interrelated but display limited thematic overlap with engineering. Notably, </w:t>
      </w:r>
      <w:ins w:id="81" w:author="Juan David Velasquez" w:date="2025-11-29T18:09:00Z" w16du:dateUtc="2025-11-29T23:09:00Z">
        <w:r w:rsidR="003F093A">
          <w:rPr>
            <w:spacing w:val="-5"/>
            <w:sz w:val="20"/>
            <w:szCs w:val="20"/>
            <w:lang w:val="en-US"/>
          </w:rPr>
          <w:t xml:space="preserve">the </w:t>
        </w:r>
      </w:ins>
      <w:r w:rsidRPr="00170B76">
        <w:rPr>
          <w:spacing w:val="-5"/>
          <w:sz w:val="20"/>
          <w:szCs w:val="20"/>
          <w:lang w:val="en-US"/>
        </w:rPr>
        <w:t>Social Sciences appear</w:t>
      </w:r>
      <w:del w:id="82" w:author="Juan David Velasquez" w:date="2025-11-29T18:09:00Z" w16du:dateUtc="2025-11-29T23:09:00Z">
        <w:r w:rsidRPr="00170B76" w:rsidDel="003F093A">
          <w:rPr>
            <w:spacing w:val="-5"/>
            <w:sz w:val="20"/>
            <w:szCs w:val="20"/>
            <w:lang w:val="en-US"/>
          </w:rPr>
          <w:delText>s</w:delText>
        </w:r>
      </w:del>
      <w:r w:rsidRPr="00170B76">
        <w:rPr>
          <w:spacing w:val="-5"/>
          <w:sz w:val="20"/>
          <w:szCs w:val="20"/>
          <w:lang w:val="en-US"/>
        </w:rPr>
        <w:t xml:space="preserve"> as an isolated node, indicating minimal correlation with other disciplines in the network. These peripheral clusters underscore the multidisciplinary intersections </w:t>
      </w:r>
      <w:del w:id="83" w:author="Juan David Velasquez" w:date="2025-11-29T18:09:00Z" w16du:dateUtc="2025-11-29T23:09:00Z">
        <w:r w:rsidRPr="00170B76" w:rsidDel="003F093A">
          <w:rPr>
            <w:spacing w:val="-5"/>
            <w:sz w:val="20"/>
            <w:szCs w:val="20"/>
            <w:lang w:val="en-US"/>
          </w:rPr>
          <w:delText xml:space="preserve">present </w:delText>
        </w:r>
      </w:del>
      <w:r w:rsidRPr="00170B76">
        <w:rPr>
          <w:spacing w:val="-5"/>
          <w:sz w:val="20"/>
          <w:szCs w:val="20"/>
          <w:lang w:val="en-US"/>
        </w:rPr>
        <w:t>in the dataset</w:t>
      </w:r>
      <w:del w:id="84" w:author="Juan David Velasquez" w:date="2025-11-29T18:09:00Z" w16du:dateUtc="2025-11-29T23:09:00Z">
        <w:r w:rsidRPr="00170B76" w:rsidDel="003F093A">
          <w:rPr>
            <w:spacing w:val="-5"/>
            <w:sz w:val="20"/>
            <w:szCs w:val="20"/>
            <w:lang w:val="en-US"/>
          </w:rPr>
          <w:delText>,</w:delText>
        </w:r>
      </w:del>
      <w:r w:rsidRPr="00170B76">
        <w:rPr>
          <w:spacing w:val="-5"/>
          <w:sz w:val="20"/>
          <w:szCs w:val="20"/>
          <w:lang w:val="en-US"/>
        </w:rPr>
        <w:t xml:space="preserve"> while reinforcing the centrality of engineering </w:t>
      </w:r>
      <w:ins w:id="85" w:author="Juan David Velasquez" w:date="2025-11-29T18:09:00Z" w16du:dateUtc="2025-11-29T23:09:00Z">
        <w:r w:rsidR="003F093A">
          <w:rPr>
            <w:spacing w:val="-5"/>
            <w:sz w:val="20"/>
            <w:szCs w:val="20"/>
            <w:lang w:val="en-US"/>
          </w:rPr>
          <w:t>with</w:t>
        </w:r>
      </w:ins>
      <w:r w:rsidRPr="00170B76">
        <w:rPr>
          <w:spacing w:val="-5"/>
          <w:sz w:val="20"/>
          <w:szCs w:val="20"/>
          <w:lang w:val="en-US"/>
        </w:rPr>
        <w:t>in the overall structure</w:t>
      </w:r>
      <w:r>
        <w:rPr>
          <w:spacing w:val="-5"/>
          <w:sz w:val="20"/>
          <w:szCs w:val="20"/>
          <w:lang w:val="en-US"/>
        </w:rPr>
        <w:t>.</w:t>
      </w:r>
    </w:p>
    <w:bookmarkEnd w:id="76"/>
    <w:p w14:paraId="4959A614" w14:textId="47B2ACBE" w:rsidR="00C00940" w:rsidRPr="00170B76" w:rsidRDefault="00C00940" w:rsidP="00170B76">
      <w:pPr>
        <w:rPr>
          <w:spacing w:val="-5"/>
          <w:sz w:val="20"/>
          <w:szCs w:val="20"/>
          <w:lang w:val="en-US"/>
        </w:rPr>
      </w:pPr>
    </w:p>
    <w:p w14:paraId="68B0DA25" w14:textId="77777777" w:rsidR="00793E52" w:rsidRDefault="00793E52" w:rsidP="00793E52">
      <w:pPr>
        <w:ind w:firstLine="284"/>
        <w:rPr>
          <w:spacing w:val="-5"/>
          <w:sz w:val="20"/>
          <w:szCs w:val="20"/>
          <w:lang w:val="en-US"/>
        </w:rPr>
      </w:pPr>
    </w:p>
    <w:p w14:paraId="63ADB04E" w14:textId="77777777" w:rsidR="00793E52" w:rsidRDefault="00793E52" w:rsidP="00793E52">
      <w:pPr>
        <w:pStyle w:val="Ttulo2"/>
      </w:pPr>
      <w:r>
        <w:t>Basic Performance Metrics</w:t>
      </w:r>
    </w:p>
    <w:p w14:paraId="19518BA3" w14:textId="77777777" w:rsidR="00793E52" w:rsidRDefault="00793E52" w:rsidP="00793E52">
      <w:pPr>
        <w:ind w:firstLine="284"/>
        <w:rPr>
          <w:spacing w:val="-5"/>
          <w:sz w:val="20"/>
          <w:szCs w:val="20"/>
          <w:lang w:val="en-US"/>
        </w:rPr>
      </w:pPr>
    </w:p>
    <w:p w14:paraId="6866A3E2" w14:textId="77777777" w:rsidR="00793E52" w:rsidRDefault="00793E52" w:rsidP="00A77F97">
      <w:pPr>
        <w:pStyle w:val="Ttulo3"/>
      </w:pPr>
      <w:r>
        <w:t>Authors</w:t>
      </w:r>
    </w:p>
    <w:p w14:paraId="5114CDA7" w14:textId="77777777" w:rsidR="00177844" w:rsidRDefault="00177844" w:rsidP="00793E52">
      <w:pPr>
        <w:ind w:firstLine="284"/>
        <w:rPr>
          <w:b/>
          <w:bCs/>
          <w:spacing w:val="-5"/>
          <w:sz w:val="20"/>
          <w:szCs w:val="20"/>
          <w:lang w:val="en-US"/>
        </w:rPr>
      </w:pPr>
    </w:p>
    <w:p w14:paraId="44AA13BB" w14:textId="6A280246" w:rsidR="00793E52" w:rsidRDefault="00793E52" w:rsidP="00793E52">
      <w:pPr>
        <w:ind w:firstLine="284"/>
        <w:rPr>
          <w:spacing w:val="-5"/>
          <w:sz w:val="20"/>
          <w:szCs w:val="20"/>
          <w:lang w:val="en-US"/>
        </w:rPr>
      </w:pPr>
      <w:r w:rsidRPr="00FC4734">
        <w:rPr>
          <w:b/>
          <w:bCs/>
          <w:spacing w:val="-5"/>
          <w:sz w:val="20"/>
          <w:szCs w:val="20"/>
          <w:lang w:val="en-US"/>
        </w:rPr>
        <w:t>Table 1</w:t>
      </w:r>
      <w:r w:rsidRPr="00FC4734">
        <w:rPr>
          <w:spacing w:val="-5"/>
          <w:sz w:val="20"/>
          <w:szCs w:val="20"/>
          <w:lang w:val="en-US"/>
        </w:rPr>
        <w:t xml:space="preserve"> presents the </w:t>
      </w:r>
      <w:r>
        <w:rPr>
          <w:spacing w:val="-5"/>
          <w:sz w:val="20"/>
          <w:szCs w:val="20"/>
          <w:lang w:val="en-US"/>
        </w:rPr>
        <w:t xml:space="preserve">20 </w:t>
      </w:r>
      <w:r w:rsidRPr="00FC4734">
        <w:rPr>
          <w:spacing w:val="-5"/>
          <w:sz w:val="20"/>
          <w:szCs w:val="20"/>
          <w:lang w:val="en-US"/>
        </w:rPr>
        <w:t xml:space="preserve">most frequent authors publishing in engineering journals indexed in SciELO between 2015 and 2024, including the number of papers, citations received within SciELO, total publications indexed in Scopus, and the ratio of SciELO to Scopus publications. This ratio </w:t>
      </w:r>
      <w:r w:rsidR="008E24DE">
        <w:rPr>
          <w:spacing w:val="-5"/>
          <w:sz w:val="20"/>
          <w:szCs w:val="20"/>
          <w:lang w:val="en-US"/>
        </w:rPr>
        <w:t>provide</w:t>
      </w:r>
      <w:r w:rsidRPr="00FC4734">
        <w:rPr>
          <w:spacing w:val="-5"/>
          <w:sz w:val="20"/>
          <w:szCs w:val="20"/>
          <w:lang w:val="en-US"/>
        </w:rPr>
        <w:t xml:space="preserve">s insight into each author's publication preferences and engagement with the SciELO platform </w:t>
      </w:r>
      <w:del w:id="86" w:author="Juan David Velasquez" w:date="2025-11-29T18:09:00Z" w16du:dateUtc="2025-11-29T23:09:00Z">
        <w:r w:rsidR="008E24DE" w:rsidDel="003F093A">
          <w:rPr>
            <w:spacing w:val="-5"/>
            <w:sz w:val="20"/>
            <w:szCs w:val="20"/>
            <w:lang w:val="en-US"/>
          </w:rPr>
          <w:delText>to</w:delText>
        </w:r>
      </w:del>
      <w:ins w:id="87" w:author="Juan David Velasquez" w:date="2025-11-29T18:09:00Z" w16du:dateUtc="2025-11-29T23:09:00Z">
        <w:r w:rsidR="003F093A">
          <w:rPr>
            <w:spacing w:val="-5"/>
            <w:sz w:val="20"/>
            <w:szCs w:val="20"/>
            <w:lang w:val="en-US"/>
          </w:rPr>
          <w:t>in</w:t>
        </w:r>
      </w:ins>
      <w:r w:rsidRPr="00FC4734">
        <w:rPr>
          <w:spacing w:val="-5"/>
          <w:sz w:val="20"/>
          <w:szCs w:val="20"/>
          <w:lang w:val="en-US"/>
        </w:rPr>
        <w:t xml:space="preserve"> the broader Scopus-indexed literature.</w:t>
      </w:r>
    </w:p>
    <w:p w14:paraId="539A94B8" w14:textId="53A3B675" w:rsidR="007C67EC" w:rsidRPr="00FC4734" w:rsidDel="00A56A75" w:rsidRDefault="007C67EC" w:rsidP="007C67EC">
      <w:pPr>
        <w:ind w:firstLine="284"/>
        <w:rPr>
          <w:del w:id="88" w:author="Juan David Velasquez" w:date="2025-11-29T18:15:00Z" w16du:dateUtc="2025-11-29T23:15:00Z"/>
          <w:spacing w:val="-5"/>
          <w:sz w:val="20"/>
          <w:szCs w:val="20"/>
          <w:lang w:val="en-US"/>
        </w:rPr>
      </w:pPr>
      <w:del w:id="89" w:author="Juan David Velasquez" w:date="2025-11-29T18:15:00Z" w16du:dateUtc="2025-11-29T23:15:00Z">
        <w:r w:rsidRPr="00FC4734" w:rsidDel="00A56A75">
          <w:rPr>
            <w:spacing w:val="-5"/>
            <w:sz w:val="20"/>
            <w:szCs w:val="20"/>
            <w:lang w:val="en-US"/>
          </w:rPr>
          <w:delText>Among the authors, Ganga-Contreras F.A</w:delText>
        </w:r>
        <w:r w:rsidDel="00A56A75">
          <w:rPr>
            <w:spacing w:val="-5"/>
            <w:sz w:val="20"/>
            <w:szCs w:val="20"/>
            <w:lang w:val="en-US"/>
          </w:rPr>
          <w:delText>.</w:delText>
        </w:r>
        <w:r w:rsidRPr="00FC4734" w:rsidDel="00A56A75">
          <w:rPr>
            <w:spacing w:val="-5"/>
            <w:sz w:val="20"/>
            <w:szCs w:val="20"/>
            <w:lang w:val="en-US"/>
          </w:rPr>
          <w:delText xml:space="preserve"> leads with 39 publications in SciELO, accounting for 25.4% of their total output in Scopus, followed closely by Pedraja-Rejas, L.M.</w:delText>
        </w:r>
        <w:r w:rsidDel="00A56A75">
          <w:rPr>
            <w:spacing w:val="-5"/>
            <w:sz w:val="20"/>
            <w:szCs w:val="20"/>
            <w:lang w:val="en-US"/>
          </w:rPr>
          <w:delText>,</w:delText>
        </w:r>
        <w:r w:rsidRPr="00FC4734" w:rsidDel="00A56A75">
          <w:rPr>
            <w:spacing w:val="-5"/>
            <w:sz w:val="20"/>
            <w:szCs w:val="20"/>
            <w:lang w:val="en-US"/>
          </w:rPr>
          <w:delText xml:space="preserve"> and Campos-Aranda D.F., both with 37 papers. Notably, Campos-Aranda D.F. shows a very high SciELO/Scopus ratio of 86.0%, suggesting a strong focus on SciELO as their primary publication venue. Similarly, Severino-González P. and Acevedo-Correa D. also exhibit high ratios (59.0% and 57.9%, respectively), indicating a substantial portion of their research is disseminated through SciELO journals.</w:delText>
        </w:r>
      </w:del>
    </w:p>
    <w:p w14:paraId="6C48290A" w14:textId="5E0DA77F" w:rsidR="007C67EC" w:rsidRPr="00FC4734" w:rsidRDefault="007C67EC" w:rsidP="007C67EC">
      <w:pPr>
        <w:ind w:firstLine="284"/>
        <w:rPr>
          <w:spacing w:val="-5"/>
          <w:sz w:val="20"/>
          <w:szCs w:val="20"/>
          <w:lang w:val="en-US"/>
        </w:rPr>
      </w:pPr>
      <w:del w:id="90" w:author="Juan David Velasquez" w:date="2025-11-29T18:15:00Z" w16du:dateUtc="2025-11-29T23:15:00Z">
        <w:r w:rsidRPr="00FC4734" w:rsidDel="00A56A75">
          <w:rPr>
            <w:spacing w:val="-5"/>
            <w:sz w:val="20"/>
            <w:szCs w:val="20"/>
            <w:lang w:val="en-US"/>
          </w:rPr>
          <w:delText xml:space="preserve">In contrast, authors such as </w:delText>
        </w:r>
        <w:r w:rsidDel="00A56A75">
          <w:rPr>
            <w:spacing w:val="-5"/>
            <w:sz w:val="20"/>
            <w:szCs w:val="20"/>
            <w:lang w:val="en-US"/>
          </w:rPr>
          <w:delText xml:space="preserve">Gelbukh, A., and Valencia-Arias, A. have </w:delText>
        </w:r>
      </w:del>
      <w:del w:id="91" w:author="Juan David Velasquez" w:date="2025-11-29T18:09:00Z" w16du:dateUtc="2025-11-29T23:09:00Z">
        <w:r w:rsidDel="003F093A">
          <w:rPr>
            <w:spacing w:val="-5"/>
            <w:sz w:val="20"/>
            <w:szCs w:val="20"/>
            <w:lang w:val="en-US"/>
          </w:rPr>
          <w:delText xml:space="preserve">a </w:delText>
        </w:r>
      </w:del>
      <w:del w:id="92" w:author="Juan David Velasquez" w:date="2025-11-29T18:15:00Z" w16du:dateUtc="2025-11-29T23:15:00Z">
        <w:r w:rsidDel="00A56A75">
          <w:rPr>
            <w:spacing w:val="-5"/>
            <w:sz w:val="20"/>
            <w:szCs w:val="20"/>
            <w:lang w:val="en-US"/>
          </w:rPr>
          <w:delText>much lower ratio (11.5% and 11.8%, respectively), suggesting a broader</w:delText>
        </w:r>
      </w:del>
      <w:del w:id="93" w:author="Juan David Velasquez" w:date="2025-11-29T18:09:00Z" w16du:dateUtc="2025-11-29T23:09:00Z">
        <w:r w:rsidDel="003F093A">
          <w:rPr>
            <w:spacing w:val="-5"/>
            <w:sz w:val="20"/>
            <w:szCs w:val="20"/>
            <w:lang w:val="en-US"/>
          </w:rPr>
          <w:delText xml:space="preserve"> or</w:delText>
        </w:r>
      </w:del>
      <w:del w:id="94" w:author="Juan David Velasquez" w:date="2025-11-29T18:15:00Z" w16du:dateUtc="2025-11-29T23:15:00Z">
        <w:r w:rsidDel="00A56A75">
          <w:rPr>
            <w:spacing w:val="-5"/>
            <w:sz w:val="20"/>
            <w:szCs w:val="20"/>
            <w:lang w:val="en-US"/>
          </w:rPr>
          <w:delText xml:space="preserve"> more international publication strategy that favors Scopus journals over</w:delText>
        </w:r>
        <w:r w:rsidRPr="00FC4734" w:rsidDel="00A56A75">
          <w:rPr>
            <w:spacing w:val="-5"/>
            <w:sz w:val="20"/>
            <w:szCs w:val="20"/>
            <w:lang w:val="en-US"/>
          </w:rPr>
          <w:delText xml:space="preserve"> SciELO. Despite this, they maintain a notable presence in SciELO and receive </w:delText>
        </w:r>
        <w:r w:rsidDel="00A56A75">
          <w:rPr>
            <w:spacing w:val="-5"/>
            <w:sz w:val="20"/>
            <w:szCs w:val="20"/>
            <w:lang w:val="en-US"/>
          </w:rPr>
          <w:delText>many</w:delText>
        </w:r>
        <w:r w:rsidRPr="00FC4734" w:rsidDel="00A56A75">
          <w:rPr>
            <w:spacing w:val="-5"/>
            <w:sz w:val="20"/>
            <w:szCs w:val="20"/>
            <w:lang w:val="en-US"/>
          </w:rPr>
          <w:delText xml:space="preserve"> citations.</w:delText>
        </w:r>
      </w:del>
    </w:p>
    <w:p w14:paraId="20C8A05A" w14:textId="47717AFC" w:rsidR="007C67EC" w:rsidRDefault="007C67EC" w:rsidP="00C00940">
      <w:pPr>
        <w:ind w:firstLine="284"/>
        <w:rPr>
          <w:spacing w:val="-5"/>
          <w:sz w:val="20"/>
          <w:szCs w:val="20"/>
          <w:lang w:val="en-US"/>
        </w:rPr>
      </w:pPr>
    </w:p>
    <w:p w14:paraId="3FC189EA" w14:textId="77777777" w:rsidR="003F5E41" w:rsidRDefault="003F5E41" w:rsidP="000A6D6A">
      <w:pPr>
        <w:ind w:firstLine="284"/>
        <w:rPr>
          <w:spacing w:val="-5"/>
          <w:sz w:val="20"/>
          <w:szCs w:val="20"/>
          <w:lang w:val="en-US"/>
        </w:rPr>
      </w:pPr>
    </w:p>
    <w:p w14:paraId="34F1B73F" w14:textId="77777777" w:rsidR="00DC16EC" w:rsidRDefault="00DC16EC" w:rsidP="000A6D6A">
      <w:pPr>
        <w:ind w:firstLine="284"/>
        <w:rPr>
          <w:spacing w:val="-5"/>
          <w:sz w:val="20"/>
          <w:szCs w:val="20"/>
          <w:lang w:val="en-US"/>
        </w:rPr>
        <w:sectPr w:rsidR="00DC16EC" w:rsidSect="00E13428">
          <w:type w:val="continuous"/>
          <w:pgSz w:w="12242" w:h="15842" w:code="1"/>
          <w:pgMar w:top="1247" w:right="958" w:bottom="1247" w:left="958" w:header="731" w:footer="709" w:gutter="397"/>
          <w:cols w:num="2" w:space="227"/>
          <w:titlePg/>
          <w:docGrid w:linePitch="360"/>
        </w:sectPr>
      </w:pPr>
    </w:p>
    <w:p w14:paraId="1048E5F4" w14:textId="77777777" w:rsidR="00DC16EC" w:rsidRDefault="00DC16EC" w:rsidP="000A6D6A">
      <w:pPr>
        <w:ind w:firstLine="284"/>
        <w:rPr>
          <w:spacing w:val="-5"/>
          <w:sz w:val="20"/>
          <w:szCs w:val="20"/>
          <w:lang w:val="en-US"/>
        </w:rPr>
      </w:pPr>
    </w:p>
    <w:p w14:paraId="7BDA2AFD" w14:textId="04B0B2D9" w:rsidR="00DC16EC" w:rsidRDefault="00C075B7" w:rsidP="00DC16EC">
      <w:pPr>
        <w:keepNext/>
        <w:keepLines/>
        <w:rPr>
          <w:sz w:val="16"/>
          <w:szCs w:val="16"/>
          <w:lang w:val="en-US"/>
        </w:rPr>
      </w:pPr>
      <w:r w:rsidRPr="00C075B7">
        <w:rPr>
          <w:noProof/>
          <w:sz w:val="16"/>
          <w:szCs w:val="16"/>
          <w:lang w:val="en-US"/>
        </w:rPr>
        <w:drawing>
          <wp:inline distT="0" distB="0" distL="0" distR="0" wp14:anchorId="09C9F232" wp14:editId="04D5E450">
            <wp:extent cx="6304915" cy="5261610"/>
            <wp:effectExtent l="0" t="0" r="0" b="0"/>
            <wp:docPr id="1938296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96049" name=""/>
                    <pic:cNvPicPr/>
                  </pic:nvPicPr>
                  <pic:blipFill>
                    <a:blip r:embed="rId15"/>
                    <a:stretch>
                      <a:fillRect/>
                    </a:stretch>
                  </pic:blipFill>
                  <pic:spPr>
                    <a:xfrm>
                      <a:off x="0" y="0"/>
                      <a:ext cx="6304915" cy="5261610"/>
                    </a:xfrm>
                    <a:prstGeom prst="rect">
                      <a:avLst/>
                    </a:prstGeom>
                  </pic:spPr>
                </pic:pic>
              </a:graphicData>
            </a:graphic>
          </wp:inline>
        </w:drawing>
      </w:r>
    </w:p>
    <w:p w14:paraId="7BB0151B" w14:textId="3F296295" w:rsidR="00DC16EC" w:rsidRPr="00C55E17" w:rsidRDefault="00DC16EC" w:rsidP="00DC16EC">
      <w:pPr>
        <w:keepNext/>
        <w:keepLines/>
        <w:rPr>
          <w:sz w:val="16"/>
          <w:szCs w:val="16"/>
          <w:lang w:val="en-US"/>
        </w:rPr>
      </w:pPr>
      <w:r w:rsidRPr="00C55E17">
        <w:rPr>
          <w:sz w:val="16"/>
          <w:szCs w:val="16"/>
          <w:lang w:val="en-US"/>
        </w:rPr>
        <w:t xml:space="preserve">Figure </w:t>
      </w:r>
      <w:r>
        <w:rPr>
          <w:sz w:val="16"/>
          <w:szCs w:val="16"/>
          <w:lang w:val="en-US"/>
        </w:rPr>
        <w:t>2</w:t>
      </w:r>
      <w:r w:rsidRPr="00C55E17">
        <w:rPr>
          <w:sz w:val="16"/>
          <w:szCs w:val="16"/>
          <w:lang w:val="en-US"/>
        </w:rPr>
        <w:t xml:space="preserve">. </w:t>
      </w:r>
      <w:r w:rsidRPr="00A040A5">
        <w:rPr>
          <w:sz w:val="16"/>
          <w:szCs w:val="16"/>
          <w:lang w:val="en-US"/>
        </w:rPr>
        <w:t xml:space="preserve">Correlation map of Scopus Subject Areas crossed with </w:t>
      </w:r>
      <w:r w:rsidR="00C075B7">
        <w:rPr>
          <w:sz w:val="16"/>
          <w:szCs w:val="16"/>
          <w:lang w:val="en-US"/>
        </w:rPr>
        <w:t>engineering SciELO</w:t>
      </w:r>
      <w:r w:rsidRPr="00A040A5">
        <w:rPr>
          <w:sz w:val="16"/>
          <w:szCs w:val="16"/>
          <w:lang w:val="en-US"/>
        </w:rPr>
        <w:t xml:space="preserve"> journals.</w:t>
      </w:r>
      <w:r w:rsidRPr="00C55E17">
        <w:rPr>
          <w:sz w:val="16"/>
          <w:szCs w:val="16"/>
          <w:lang w:val="en-US"/>
        </w:rPr>
        <w:t xml:space="preserve"> </w:t>
      </w:r>
    </w:p>
    <w:p w14:paraId="2D26ADE9" w14:textId="77777777" w:rsidR="00DC16EC" w:rsidRDefault="00DC16EC" w:rsidP="00DC16EC">
      <w:pPr>
        <w:keepNext/>
        <w:keepLines/>
        <w:rPr>
          <w:spacing w:val="-5"/>
          <w:sz w:val="20"/>
          <w:szCs w:val="20"/>
          <w:lang w:val="en-US"/>
        </w:rPr>
      </w:pPr>
      <w:r w:rsidRPr="00C55E17">
        <w:rPr>
          <w:sz w:val="16"/>
          <w:szCs w:val="16"/>
          <w:lang w:val="en-US"/>
        </w:rPr>
        <w:t>Source: The authors.</w:t>
      </w:r>
    </w:p>
    <w:p w14:paraId="4A73EA81" w14:textId="77777777" w:rsidR="00DC16EC" w:rsidRDefault="00DC16EC" w:rsidP="000A6D6A">
      <w:pPr>
        <w:ind w:firstLine="284"/>
        <w:rPr>
          <w:spacing w:val="-5"/>
          <w:sz w:val="20"/>
          <w:szCs w:val="20"/>
          <w:lang w:val="en-US"/>
        </w:rPr>
      </w:pPr>
    </w:p>
    <w:p w14:paraId="3517B3F3" w14:textId="77777777" w:rsidR="00DC16EC" w:rsidRDefault="00DC16EC" w:rsidP="000A6D6A">
      <w:pPr>
        <w:ind w:firstLine="284"/>
        <w:rPr>
          <w:spacing w:val="-5"/>
          <w:sz w:val="20"/>
          <w:szCs w:val="20"/>
          <w:lang w:val="en-US"/>
        </w:rPr>
        <w:sectPr w:rsidR="00DC16EC" w:rsidSect="00DC16EC">
          <w:type w:val="continuous"/>
          <w:pgSz w:w="12242" w:h="15842" w:code="1"/>
          <w:pgMar w:top="1247" w:right="958" w:bottom="1247" w:left="958" w:header="731" w:footer="709" w:gutter="397"/>
          <w:cols w:space="227"/>
          <w:titlePg/>
          <w:docGrid w:linePitch="360"/>
        </w:sectPr>
      </w:pPr>
    </w:p>
    <w:p w14:paraId="3452C2B6" w14:textId="77777777" w:rsidR="00016584" w:rsidRDefault="00016584" w:rsidP="00FC4734">
      <w:pPr>
        <w:ind w:firstLine="284"/>
        <w:rPr>
          <w:spacing w:val="-5"/>
          <w:sz w:val="20"/>
          <w:szCs w:val="20"/>
          <w:lang w:val="en-US"/>
        </w:rPr>
      </w:pPr>
    </w:p>
    <w:p w14:paraId="236EB87F" w14:textId="77777777" w:rsidR="00016584" w:rsidRDefault="00016584" w:rsidP="00016584">
      <w:pPr>
        <w:ind w:firstLine="284"/>
        <w:rPr>
          <w:spacing w:val="-5"/>
          <w:sz w:val="20"/>
          <w:szCs w:val="20"/>
          <w:lang w:val="en-US"/>
        </w:rPr>
      </w:pPr>
    </w:p>
    <w:p w14:paraId="69A8B2B5" w14:textId="77777777" w:rsidR="00016584" w:rsidRDefault="00016584" w:rsidP="00016584">
      <w:pPr>
        <w:keepNext/>
        <w:keepLines/>
        <w:rPr>
          <w:spacing w:val="-5"/>
          <w:sz w:val="16"/>
          <w:szCs w:val="16"/>
          <w:lang w:val="en-US"/>
        </w:rPr>
      </w:pPr>
      <w:r w:rsidRPr="00620508">
        <w:rPr>
          <w:spacing w:val="-5"/>
          <w:sz w:val="16"/>
          <w:szCs w:val="16"/>
          <w:lang w:val="en-US"/>
        </w:rPr>
        <w:lastRenderedPageBreak/>
        <w:t>Table</w:t>
      </w:r>
      <w:r>
        <w:rPr>
          <w:spacing w:val="-5"/>
          <w:sz w:val="16"/>
          <w:szCs w:val="16"/>
          <w:lang w:val="en-US"/>
        </w:rPr>
        <w:t xml:space="preserve"> 1.</w:t>
      </w:r>
    </w:p>
    <w:p w14:paraId="07DCAA0A" w14:textId="77777777" w:rsidR="00016584" w:rsidRDefault="00016584" w:rsidP="00016584">
      <w:pPr>
        <w:keepNext/>
        <w:keepLines/>
        <w:rPr>
          <w:spacing w:val="-5"/>
          <w:sz w:val="16"/>
          <w:szCs w:val="16"/>
          <w:lang w:val="en-US"/>
        </w:rPr>
      </w:pPr>
      <w:r>
        <w:rPr>
          <w:spacing w:val="-5"/>
          <w:sz w:val="16"/>
          <w:szCs w:val="16"/>
          <w:lang w:val="en-US"/>
        </w:rPr>
        <w:t>Most Frequent Authors.</w:t>
      </w:r>
    </w:p>
    <w:tbl>
      <w:tblPr>
        <w:tblStyle w:val="Tablaconcuadrcula"/>
        <w:tblW w:w="42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709"/>
        <w:gridCol w:w="709"/>
        <w:gridCol w:w="567"/>
        <w:gridCol w:w="567"/>
      </w:tblGrid>
      <w:tr w:rsidR="00016584" w14:paraId="29FBFE27" w14:textId="77777777" w:rsidTr="0038236E">
        <w:tc>
          <w:tcPr>
            <w:tcW w:w="1701" w:type="dxa"/>
            <w:tcBorders>
              <w:top w:val="double" w:sz="4" w:space="0" w:color="auto"/>
              <w:bottom w:val="single" w:sz="4" w:space="0" w:color="auto"/>
            </w:tcBorders>
          </w:tcPr>
          <w:p w14:paraId="377404C5" w14:textId="77777777" w:rsidR="00016584" w:rsidRDefault="00016584" w:rsidP="0038236E">
            <w:pPr>
              <w:keepNext/>
              <w:keepLines/>
              <w:ind w:left="-108"/>
              <w:rPr>
                <w:spacing w:val="-5"/>
                <w:sz w:val="16"/>
                <w:szCs w:val="16"/>
                <w:lang w:val="en-US"/>
              </w:rPr>
            </w:pPr>
            <w:r>
              <w:rPr>
                <w:spacing w:val="-5"/>
                <w:sz w:val="16"/>
                <w:szCs w:val="16"/>
                <w:lang w:val="en-US"/>
              </w:rPr>
              <w:t>Author Name</w:t>
            </w:r>
          </w:p>
        </w:tc>
        <w:tc>
          <w:tcPr>
            <w:tcW w:w="709" w:type="dxa"/>
            <w:tcBorders>
              <w:top w:val="double" w:sz="4" w:space="0" w:color="auto"/>
              <w:bottom w:val="single" w:sz="4" w:space="0" w:color="auto"/>
            </w:tcBorders>
          </w:tcPr>
          <w:p w14:paraId="78E7C9D0" w14:textId="77777777" w:rsidR="00016584" w:rsidRDefault="00016584" w:rsidP="0038236E">
            <w:pPr>
              <w:keepNext/>
              <w:keepLines/>
              <w:ind w:left="-108"/>
              <w:jc w:val="right"/>
              <w:rPr>
                <w:spacing w:val="-5"/>
                <w:sz w:val="16"/>
                <w:szCs w:val="16"/>
                <w:lang w:val="en-US"/>
              </w:rPr>
            </w:pPr>
            <w:r>
              <w:rPr>
                <w:spacing w:val="-5"/>
                <w:sz w:val="16"/>
                <w:szCs w:val="16"/>
                <w:lang w:val="en-US"/>
              </w:rPr>
              <w:t>Papers</w:t>
            </w:r>
          </w:p>
          <w:p w14:paraId="6F361F01" w14:textId="77777777" w:rsidR="00016584" w:rsidRDefault="00016584" w:rsidP="0038236E">
            <w:pPr>
              <w:keepNext/>
              <w:keepLines/>
              <w:ind w:left="-108"/>
              <w:jc w:val="right"/>
              <w:rPr>
                <w:spacing w:val="-5"/>
                <w:sz w:val="16"/>
                <w:szCs w:val="16"/>
                <w:lang w:val="en-US"/>
              </w:rPr>
            </w:pPr>
            <w:r>
              <w:rPr>
                <w:spacing w:val="-5"/>
                <w:sz w:val="16"/>
                <w:szCs w:val="16"/>
                <w:lang w:val="en-US"/>
              </w:rPr>
              <w:t>SciELO</w:t>
            </w:r>
          </w:p>
        </w:tc>
        <w:tc>
          <w:tcPr>
            <w:tcW w:w="709" w:type="dxa"/>
            <w:tcBorders>
              <w:top w:val="double" w:sz="4" w:space="0" w:color="auto"/>
              <w:bottom w:val="single" w:sz="4" w:space="0" w:color="auto"/>
            </w:tcBorders>
          </w:tcPr>
          <w:p w14:paraId="0A505F87" w14:textId="77777777" w:rsidR="00016584" w:rsidRDefault="00016584" w:rsidP="0038236E">
            <w:pPr>
              <w:keepNext/>
              <w:keepLines/>
              <w:ind w:left="-108"/>
              <w:jc w:val="right"/>
              <w:rPr>
                <w:spacing w:val="-5"/>
                <w:sz w:val="16"/>
                <w:szCs w:val="16"/>
                <w:lang w:val="en-US"/>
              </w:rPr>
            </w:pPr>
            <w:r>
              <w:rPr>
                <w:spacing w:val="-5"/>
                <w:sz w:val="16"/>
                <w:szCs w:val="16"/>
                <w:lang w:val="en-US"/>
              </w:rPr>
              <w:t>Citations</w:t>
            </w:r>
          </w:p>
          <w:p w14:paraId="486D82C1" w14:textId="77777777" w:rsidR="00016584" w:rsidRDefault="00016584" w:rsidP="0038236E">
            <w:pPr>
              <w:keepNext/>
              <w:keepLines/>
              <w:ind w:left="-108"/>
              <w:jc w:val="right"/>
              <w:rPr>
                <w:spacing w:val="-5"/>
                <w:sz w:val="16"/>
                <w:szCs w:val="16"/>
                <w:lang w:val="en-US"/>
              </w:rPr>
            </w:pPr>
            <w:proofErr w:type="spellStart"/>
            <w:r>
              <w:rPr>
                <w:spacing w:val="-5"/>
                <w:sz w:val="16"/>
                <w:szCs w:val="16"/>
                <w:lang w:val="en-US"/>
              </w:rPr>
              <w:t>Scielo</w:t>
            </w:r>
            <w:proofErr w:type="spellEnd"/>
          </w:p>
        </w:tc>
        <w:tc>
          <w:tcPr>
            <w:tcW w:w="567" w:type="dxa"/>
            <w:tcBorders>
              <w:top w:val="double" w:sz="4" w:space="0" w:color="auto"/>
              <w:bottom w:val="single" w:sz="4" w:space="0" w:color="auto"/>
            </w:tcBorders>
          </w:tcPr>
          <w:p w14:paraId="2C3DEF3F" w14:textId="77777777" w:rsidR="00016584" w:rsidRDefault="00016584" w:rsidP="0038236E">
            <w:pPr>
              <w:keepNext/>
              <w:keepLines/>
              <w:ind w:left="-108"/>
              <w:jc w:val="right"/>
              <w:rPr>
                <w:spacing w:val="-5"/>
                <w:sz w:val="16"/>
                <w:szCs w:val="16"/>
                <w:lang w:val="en-US"/>
              </w:rPr>
            </w:pPr>
            <w:r>
              <w:rPr>
                <w:spacing w:val="-5"/>
                <w:sz w:val="16"/>
                <w:szCs w:val="16"/>
                <w:lang w:val="en-US"/>
              </w:rPr>
              <w:t>Papers</w:t>
            </w:r>
          </w:p>
          <w:p w14:paraId="5F100227" w14:textId="77777777" w:rsidR="00016584" w:rsidRDefault="00016584" w:rsidP="0038236E">
            <w:pPr>
              <w:keepNext/>
              <w:keepLines/>
              <w:ind w:left="-108"/>
              <w:jc w:val="right"/>
              <w:rPr>
                <w:spacing w:val="-5"/>
                <w:sz w:val="16"/>
                <w:szCs w:val="16"/>
                <w:lang w:val="en-US"/>
              </w:rPr>
            </w:pPr>
            <w:r>
              <w:rPr>
                <w:spacing w:val="-5"/>
                <w:sz w:val="16"/>
                <w:szCs w:val="16"/>
                <w:lang w:val="en-US"/>
              </w:rPr>
              <w:t>Scopus</w:t>
            </w:r>
          </w:p>
        </w:tc>
        <w:tc>
          <w:tcPr>
            <w:tcW w:w="567" w:type="dxa"/>
            <w:tcBorders>
              <w:top w:val="double" w:sz="4" w:space="0" w:color="auto"/>
              <w:bottom w:val="single" w:sz="4" w:space="0" w:color="auto"/>
            </w:tcBorders>
          </w:tcPr>
          <w:p w14:paraId="042F69D7" w14:textId="77777777" w:rsidR="00016584" w:rsidRDefault="00016584" w:rsidP="0038236E">
            <w:pPr>
              <w:keepNext/>
              <w:keepLines/>
              <w:ind w:left="-108"/>
              <w:jc w:val="right"/>
              <w:rPr>
                <w:spacing w:val="-5"/>
                <w:sz w:val="16"/>
                <w:szCs w:val="16"/>
                <w:lang w:val="en-US"/>
              </w:rPr>
            </w:pPr>
            <w:r>
              <w:rPr>
                <w:spacing w:val="-5"/>
                <w:sz w:val="16"/>
                <w:szCs w:val="16"/>
                <w:lang w:val="en-US"/>
              </w:rPr>
              <w:t>Ratio</w:t>
            </w:r>
          </w:p>
        </w:tc>
      </w:tr>
      <w:tr w:rsidR="00016584" w14:paraId="266210CD" w14:textId="77777777" w:rsidTr="0038236E">
        <w:tc>
          <w:tcPr>
            <w:tcW w:w="1701" w:type="dxa"/>
            <w:tcBorders>
              <w:top w:val="single" w:sz="4" w:space="0" w:color="auto"/>
            </w:tcBorders>
          </w:tcPr>
          <w:p w14:paraId="4351D59D" w14:textId="77777777" w:rsidR="00016584" w:rsidRDefault="00016584" w:rsidP="0038236E">
            <w:pPr>
              <w:keepNext/>
              <w:keepLines/>
              <w:ind w:left="-108"/>
              <w:rPr>
                <w:spacing w:val="-5"/>
                <w:sz w:val="16"/>
                <w:szCs w:val="16"/>
                <w:lang w:val="en-US"/>
              </w:rPr>
            </w:pPr>
            <w:r w:rsidRPr="00537AB1">
              <w:rPr>
                <w:spacing w:val="-5"/>
                <w:sz w:val="16"/>
                <w:szCs w:val="16"/>
                <w:lang w:val="en-US"/>
              </w:rPr>
              <w:t>Ganga-Contreras F.A.</w:t>
            </w:r>
          </w:p>
        </w:tc>
        <w:tc>
          <w:tcPr>
            <w:tcW w:w="709" w:type="dxa"/>
            <w:tcBorders>
              <w:top w:val="single" w:sz="4" w:space="0" w:color="auto"/>
            </w:tcBorders>
          </w:tcPr>
          <w:p w14:paraId="357CD1C3" w14:textId="77777777" w:rsidR="00016584" w:rsidRDefault="00016584" w:rsidP="0038236E">
            <w:pPr>
              <w:keepNext/>
              <w:keepLines/>
              <w:ind w:left="-108"/>
              <w:jc w:val="right"/>
              <w:rPr>
                <w:spacing w:val="-5"/>
                <w:sz w:val="16"/>
                <w:szCs w:val="16"/>
                <w:lang w:val="en-US"/>
              </w:rPr>
            </w:pPr>
            <w:r>
              <w:rPr>
                <w:spacing w:val="-5"/>
                <w:sz w:val="16"/>
                <w:szCs w:val="16"/>
                <w:lang w:val="en-US"/>
              </w:rPr>
              <w:t>39</w:t>
            </w:r>
          </w:p>
        </w:tc>
        <w:tc>
          <w:tcPr>
            <w:tcW w:w="709" w:type="dxa"/>
            <w:tcBorders>
              <w:top w:val="single" w:sz="4" w:space="0" w:color="auto"/>
            </w:tcBorders>
          </w:tcPr>
          <w:p w14:paraId="1087E4A2" w14:textId="77777777" w:rsidR="00016584" w:rsidRDefault="00016584" w:rsidP="0038236E">
            <w:pPr>
              <w:keepNext/>
              <w:keepLines/>
              <w:ind w:left="-108"/>
              <w:jc w:val="right"/>
              <w:rPr>
                <w:spacing w:val="-5"/>
                <w:sz w:val="16"/>
                <w:szCs w:val="16"/>
                <w:lang w:val="en-US"/>
              </w:rPr>
            </w:pPr>
            <w:r>
              <w:rPr>
                <w:spacing w:val="-5"/>
                <w:sz w:val="16"/>
                <w:szCs w:val="16"/>
                <w:lang w:val="en-US"/>
              </w:rPr>
              <w:t>182</w:t>
            </w:r>
          </w:p>
        </w:tc>
        <w:tc>
          <w:tcPr>
            <w:tcW w:w="567" w:type="dxa"/>
            <w:tcBorders>
              <w:top w:val="single" w:sz="4" w:space="0" w:color="auto"/>
            </w:tcBorders>
          </w:tcPr>
          <w:p w14:paraId="485AD692" w14:textId="77777777" w:rsidR="00016584" w:rsidRDefault="00016584" w:rsidP="0038236E">
            <w:pPr>
              <w:keepNext/>
              <w:keepLines/>
              <w:ind w:left="-108"/>
              <w:jc w:val="right"/>
              <w:rPr>
                <w:spacing w:val="-5"/>
                <w:sz w:val="16"/>
                <w:szCs w:val="16"/>
                <w:lang w:val="en-US"/>
              </w:rPr>
            </w:pPr>
            <w:r>
              <w:rPr>
                <w:spacing w:val="-5"/>
                <w:sz w:val="16"/>
                <w:szCs w:val="16"/>
                <w:lang w:val="en-US"/>
              </w:rPr>
              <w:t>153</w:t>
            </w:r>
          </w:p>
        </w:tc>
        <w:tc>
          <w:tcPr>
            <w:tcW w:w="567" w:type="dxa"/>
            <w:tcBorders>
              <w:top w:val="single" w:sz="4" w:space="0" w:color="auto"/>
            </w:tcBorders>
          </w:tcPr>
          <w:p w14:paraId="5FE66FF6" w14:textId="77777777" w:rsidR="00016584" w:rsidRDefault="00016584" w:rsidP="0038236E">
            <w:pPr>
              <w:keepNext/>
              <w:keepLines/>
              <w:ind w:left="-108"/>
              <w:jc w:val="right"/>
              <w:rPr>
                <w:spacing w:val="-5"/>
                <w:sz w:val="16"/>
                <w:szCs w:val="16"/>
                <w:lang w:val="en-US"/>
              </w:rPr>
            </w:pPr>
            <w:r>
              <w:rPr>
                <w:spacing w:val="-5"/>
                <w:sz w:val="16"/>
                <w:szCs w:val="16"/>
                <w:lang w:val="en-US"/>
              </w:rPr>
              <w:t>25.4 %</w:t>
            </w:r>
          </w:p>
        </w:tc>
      </w:tr>
      <w:tr w:rsidR="00016584" w14:paraId="6C5C2503" w14:textId="77777777" w:rsidTr="0038236E">
        <w:tc>
          <w:tcPr>
            <w:tcW w:w="1701" w:type="dxa"/>
          </w:tcPr>
          <w:p w14:paraId="1B2B598C" w14:textId="77777777" w:rsidR="00016584" w:rsidRDefault="00016584" w:rsidP="0038236E">
            <w:pPr>
              <w:keepNext/>
              <w:keepLines/>
              <w:ind w:left="-108"/>
              <w:rPr>
                <w:spacing w:val="-5"/>
                <w:sz w:val="16"/>
                <w:szCs w:val="16"/>
                <w:lang w:val="en-US"/>
              </w:rPr>
            </w:pPr>
            <w:r w:rsidRPr="00EC4F91">
              <w:rPr>
                <w:spacing w:val="-5"/>
                <w:sz w:val="16"/>
                <w:szCs w:val="16"/>
                <w:lang w:val="en-US"/>
              </w:rPr>
              <w:t>Pedraja-Rejas, L.M.</w:t>
            </w:r>
          </w:p>
        </w:tc>
        <w:tc>
          <w:tcPr>
            <w:tcW w:w="709" w:type="dxa"/>
          </w:tcPr>
          <w:p w14:paraId="691717DD" w14:textId="77777777" w:rsidR="00016584" w:rsidRDefault="00016584" w:rsidP="0038236E">
            <w:pPr>
              <w:keepNext/>
              <w:keepLines/>
              <w:ind w:left="-108"/>
              <w:jc w:val="right"/>
              <w:rPr>
                <w:spacing w:val="-5"/>
                <w:sz w:val="16"/>
                <w:szCs w:val="16"/>
                <w:lang w:val="en-US"/>
              </w:rPr>
            </w:pPr>
            <w:r>
              <w:rPr>
                <w:spacing w:val="-5"/>
                <w:sz w:val="16"/>
                <w:szCs w:val="16"/>
                <w:lang w:val="en-US"/>
              </w:rPr>
              <w:t>37</w:t>
            </w:r>
          </w:p>
        </w:tc>
        <w:tc>
          <w:tcPr>
            <w:tcW w:w="709" w:type="dxa"/>
          </w:tcPr>
          <w:p w14:paraId="35FB687B" w14:textId="77777777" w:rsidR="00016584" w:rsidRDefault="00016584" w:rsidP="0038236E">
            <w:pPr>
              <w:keepNext/>
              <w:keepLines/>
              <w:ind w:left="-108"/>
              <w:jc w:val="right"/>
              <w:rPr>
                <w:spacing w:val="-5"/>
                <w:sz w:val="16"/>
                <w:szCs w:val="16"/>
                <w:lang w:val="en-US"/>
              </w:rPr>
            </w:pPr>
            <w:r>
              <w:rPr>
                <w:spacing w:val="-5"/>
                <w:sz w:val="16"/>
                <w:szCs w:val="16"/>
                <w:lang w:val="en-US"/>
              </w:rPr>
              <w:t>240</w:t>
            </w:r>
          </w:p>
        </w:tc>
        <w:tc>
          <w:tcPr>
            <w:tcW w:w="567" w:type="dxa"/>
          </w:tcPr>
          <w:p w14:paraId="08E3FF71" w14:textId="77777777" w:rsidR="00016584" w:rsidRDefault="00016584" w:rsidP="0038236E">
            <w:pPr>
              <w:keepNext/>
              <w:keepLines/>
              <w:ind w:left="-108"/>
              <w:jc w:val="right"/>
              <w:rPr>
                <w:spacing w:val="-5"/>
                <w:sz w:val="16"/>
                <w:szCs w:val="16"/>
                <w:lang w:val="en-US"/>
              </w:rPr>
            </w:pPr>
            <w:r>
              <w:rPr>
                <w:spacing w:val="-5"/>
                <w:sz w:val="16"/>
                <w:szCs w:val="16"/>
                <w:lang w:val="en-US"/>
              </w:rPr>
              <w:t>108</w:t>
            </w:r>
          </w:p>
        </w:tc>
        <w:tc>
          <w:tcPr>
            <w:tcW w:w="567" w:type="dxa"/>
          </w:tcPr>
          <w:p w14:paraId="2DCB53D7" w14:textId="77777777" w:rsidR="00016584" w:rsidRDefault="00016584" w:rsidP="0038236E">
            <w:pPr>
              <w:keepNext/>
              <w:keepLines/>
              <w:ind w:left="-108"/>
              <w:jc w:val="right"/>
              <w:rPr>
                <w:spacing w:val="-5"/>
                <w:sz w:val="16"/>
                <w:szCs w:val="16"/>
                <w:lang w:val="en-US"/>
              </w:rPr>
            </w:pPr>
            <w:r>
              <w:rPr>
                <w:spacing w:val="-5"/>
                <w:sz w:val="16"/>
                <w:szCs w:val="16"/>
                <w:lang w:val="en-US"/>
              </w:rPr>
              <w:t>34.3 %</w:t>
            </w:r>
          </w:p>
        </w:tc>
      </w:tr>
      <w:tr w:rsidR="00016584" w14:paraId="39438ECB" w14:textId="77777777" w:rsidTr="0038236E">
        <w:tc>
          <w:tcPr>
            <w:tcW w:w="1701" w:type="dxa"/>
          </w:tcPr>
          <w:p w14:paraId="2604CFFD" w14:textId="77777777" w:rsidR="00016584" w:rsidRDefault="00016584" w:rsidP="0038236E">
            <w:pPr>
              <w:keepNext/>
              <w:keepLines/>
              <w:ind w:left="-108"/>
              <w:rPr>
                <w:spacing w:val="-5"/>
                <w:sz w:val="16"/>
                <w:szCs w:val="16"/>
                <w:lang w:val="en-US"/>
              </w:rPr>
            </w:pPr>
            <w:r w:rsidRPr="00537AB1">
              <w:rPr>
                <w:spacing w:val="-5"/>
                <w:sz w:val="16"/>
                <w:szCs w:val="16"/>
                <w:lang w:val="en-US"/>
              </w:rPr>
              <w:t>Campos-Aranda D.F.</w:t>
            </w:r>
          </w:p>
        </w:tc>
        <w:tc>
          <w:tcPr>
            <w:tcW w:w="709" w:type="dxa"/>
          </w:tcPr>
          <w:p w14:paraId="21ABE5F8" w14:textId="77777777" w:rsidR="00016584" w:rsidRDefault="00016584" w:rsidP="0038236E">
            <w:pPr>
              <w:keepNext/>
              <w:keepLines/>
              <w:ind w:left="-108"/>
              <w:jc w:val="right"/>
              <w:rPr>
                <w:spacing w:val="-5"/>
                <w:sz w:val="16"/>
                <w:szCs w:val="16"/>
                <w:lang w:val="en-US"/>
              </w:rPr>
            </w:pPr>
            <w:r>
              <w:rPr>
                <w:spacing w:val="-5"/>
                <w:sz w:val="16"/>
                <w:szCs w:val="16"/>
                <w:lang w:val="en-US"/>
              </w:rPr>
              <w:t>37</w:t>
            </w:r>
          </w:p>
        </w:tc>
        <w:tc>
          <w:tcPr>
            <w:tcW w:w="709" w:type="dxa"/>
          </w:tcPr>
          <w:p w14:paraId="5AA21264" w14:textId="77777777" w:rsidR="00016584" w:rsidRDefault="00016584" w:rsidP="0038236E">
            <w:pPr>
              <w:keepNext/>
              <w:keepLines/>
              <w:ind w:left="-108"/>
              <w:jc w:val="right"/>
              <w:rPr>
                <w:spacing w:val="-5"/>
                <w:sz w:val="16"/>
                <w:szCs w:val="16"/>
                <w:lang w:val="en-US"/>
              </w:rPr>
            </w:pPr>
            <w:r>
              <w:rPr>
                <w:spacing w:val="-5"/>
                <w:sz w:val="16"/>
                <w:szCs w:val="16"/>
                <w:lang w:val="en-US"/>
              </w:rPr>
              <w:t>64</w:t>
            </w:r>
          </w:p>
        </w:tc>
        <w:tc>
          <w:tcPr>
            <w:tcW w:w="567" w:type="dxa"/>
          </w:tcPr>
          <w:p w14:paraId="16A8621E" w14:textId="77777777" w:rsidR="00016584" w:rsidRDefault="00016584" w:rsidP="0038236E">
            <w:pPr>
              <w:keepNext/>
              <w:keepLines/>
              <w:ind w:left="-108"/>
              <w:jc w:val="right"/>
              <w:rPr>
                <w:spacing w:val="-5"/>
                <w:sz w:val="16"/>
                <w:szCs w:val="16"/>
                <w:lang w:val="en-US"/>
              </w:rPr>
            </w:pPr>
            <w:r>
              <w:rPr>
                <w:spacing w:val="-5"/>
                <w:sz w:val="16"/>
                <w:szCs w:val="16"/>
                <w:lang w:val="en-US"/>
              </w:rPr>
              <w:t>43</w:t>
            </w:r>
          </w:p>
        </w:tc>
        <w:tc>
          <w:tcPr>
            <w:tcW w:w="567" w:type="dxa"/>
          </w:tcPr>
          <w:p w14:paraId="54C8DFEE" w14:textId="77777777" w:rsidR="00016584" w:rsidRDefault="00016584" w:rsidP="0038236E">
            <w:pPr>
              <w:keepNext/>
              <w:keepLines/>
              <w:ind w:left="-108"/>
              <w:jc w:val="right"/>
              <w:rPr>
                <w:spacing w:val="-5"/>
                <w:sz w:val="16"/>
                <w:szCs w:val="16"/>
                <w:lang w:val="en-US"/>
              </w:rPr>
            </w:pPr>
            <w:r>
              <w:rPr>
                <w:spacing w:val="-5"/>
                <w:sz w:val="16"/>
                <w:szCs w:val="16"/>
                <w:lang w:val="en-US"/>
              </w:rPr>
              <w:t>86.0 %</w:t>
            </w:r>
          </w:p>
        </w:tc>
      </w:tr>
      <w:tr w:rsidR="00016584" w14:paraId="5FC22E7D" w14:textId="77777777" w:rsidTr="0038236E">
        <w:tc>
          <w:tcPr>
            <w:tcW w:w="1701" w:type="dxa"/>
          </w:tcPr>
          <w:p w14:paraId="6FC9D9B6" w14:textId="77777777" w:rsidR="00016584" w:rsidRDefault="00016584" w:rsidP="0038236E">
            <w:pPr>
              <w:keepNext/>
              <w:keepLines/>
              <w:ind w:left="-108"/>
              <w:rPr>
                <w:spacing w:val="-5"/>
                <w:sz w:val="16"/>
                <w:szCs w:val="16"/>
                <w:lang w:val="en-US"/>
              </w:rPr>
            </w:pPr>
            <w:r w:rsidRPr="00537AB1">
              <w:rPr>
                <w:spacing w:val="-5"/>
                <w:sz w:val="16"/>
                <w:szCs w:val="16"/>
                <w:lang w:val="en-US"/>
              </w:rPr>
              <w:t>Severino-González P.</w:t>
            </w:r>
          </w:p>
        </w:tc>
        <w:tc>
          <w:tcPr>
            <w:tcW w:w="709" w:type="dxa"/>
          </w:tcPr>
          <w:p w14:paraId="2DB1FE66" w14:textId="77777777" w:rsidR="00016584" w:rsidRDefault="00016584" w:rsidP="0038236E">
            <w:pPr>
              <w:keepNext/>
              <w:keepLines/>
              <w:ind w:left="-108"/>
              <w:jc w:val="right"/>
              <w:rPr>
                <w:spacing w:val="-5"/>
                <w:sz w:val="16"/>
                <w:szCs w:val="16"/>
                <w:lang w:val="en-US"/>
              </w:rPr>
            </w:pPr>
            <w:r>
              <w:rPr>
                <w:spacing w:val="-5"/>
                <w:sz w:val="16"/>
                <w:szCs w:val="16"/>
                <w:lang w:val="en-US"/>
              </w:rPr>
              <w:t>36</w:t>
            </w:r>
          </w:p>
        </w:tc>
        <w:tc>
          <w:tcPr>
            <w:tcW w:w="709" w:type="dxa"/>
          </w:tcPr>
          <w:p w14:paraId="20795C75" w14:textId="77777777" w:rsidR="00016584" w:rsidRDefault="00016584" w:rsidP="0038236E">
            <w:pPr>
              <w:keepNext/>
              <w:keepLines/>
              <w:ind w:left="-108"/>
              <w:jc w:val="right"/>
              <w:rPr>
                <w:spacing w:val="-5"/>
                <w:sz w:val="16"/>
                <w:szCs w:val="16"/>
                <w:lang w:val="en-US"/>
              </w:rPr>
            </w:pPr>
            <w:r>
              <w:rPr>
                <w:spacing w:val="-5"/>
                <w:sz w:val="16"/>
                <w:szCs w:val="16"/>
                <w:lang w:val="en-US"/>
              </w:rPr>
              <w:t>221</w:t>
            </w:r>
          </w:p>
        </w:tc>
        <w:tc>
          <w:tcPr>
            <w:tcW w:w="567" w:type="dxa"/>
          </w:tcPr>
          <w:p w14:paraId="6ADCC054" w14:textId="77777777" w:rsidR="00016584" w:rsidRDefault="00016584" w:rsidP="0038236E">
            <w:pPr>
              <w:keepNext/>
              <w:keepLines/>
              <w:ind w:left="-108"/>
              <w:jc w:val="right"/>
              <w:rPr>
                <w:spacing w:val="-5"/>
                <w:sz w:val="16"/>
                <w:szCs w:val="16"/>
                <w:lang w:val="en-US"/>
              </w:rPr>
            </w:pPr>
            <w:r>
              <w:rPr>
                <w:spacing w:val="-5"/>
                <w:sz w:val="16"/>
                <w:szCs w:val="16"/>
                <w:lang w:val="en-US"/>
              </w:rPr>
              <w:t>61</w:t>
            </w:r>
          </w:p>
        </w:tc>
        <w:tc>
          <w:tcPr>
            <w:tcW w:w="567" w:type="dxa"/>
          </w:tcPr>
          <w:p w14:paraId="31CB4FD3" w14:textId="77777777" w:rsidR="00016584" w:rsidRDefault="00016584" w:rsidP="0038236E">
            <w:pPr>
              <w:keepNext/>
              <w:keepLines/>
              <w:ind w:left="-108"/>
              <w:jc w:val="right"/>
              <w:rPr>
                <w:spacing w:val="-5"/>
                <w:sz w:val="16"/>
                <w:szCs w:val="16"/>
                <w:lang w:val="en-US"/>
              </w:rPr>
            </w:pPr>
            <w:r>
              <w:rPr>
                <w:spacing w:val="-5"/>
                <w:sz w:val="16"/>
                <w:szCs w:val="16"/>
                <w:lang w:val="en-US"/>
              </w:rPr>
              <w:t>59.0 %</w:t>
            </w:r>
          </w:p>
        </w:tc>
      </w:tr>
      <w:tr w:rsidR="00016584" w14:paraId="04D3ADBC" w14:textId="77777777" w:rsidTr="0038236E">
        <w:tc>
          <w:tcPr>
            <w:tcW w:w="1701" w:type="dxa"/>
          </w:tcPr>
          <w:p w14:paraId="377E4D46" w14:textId="77777777" w:rsidR="00016584" w:rsidRDefault="00016584" w:rsidP="0038236E">
            <w:pPr>
              <w:keepNext/>
              <w:keepLines/>
              <w:ind w:left="-108"/>
              <w:rPr>
                <w:spacing w:val="-5"/>
                <w:sz w:val="16"/>
                <w:szCs w:val="16"/>
                <w:lang w:val="en-US"/>
              </w:rPr>
            </w:pPr>
            <w:proofErr w:type="spellStart"/>
            <w:r w:rsidRPr="00537AB1">
              <w:rPr>
                <w:spacing w:val="-5"/>
                <w:sz w:val="16"/>
                <w:szCs w:val="16"/>
                <w:lang w:val="en-US"/>
              </w:rPr>
              <w:t>Gelbukh</w:t>
            </w:r>
            <w:proofErr w:type="spellEnd"/>
            <w:r w:rsidRPr="00537AB1">
              <w:rPr>
                <w:spacing w:val="-5"/>
                <w:sz w:val="16"/>
                <w:szCs w:val="16"/>
                <w:lang w:val="en-US"/>
              </w:rPr>
              <w:t xml:space="preserve"> A.</w:t>
            </w:r>
          </w:p>
        </w:tc>
        <w:tc>
          <w:tcPr>
            <w:tcW w:w="709" w:type="dxa"/>
          </w:tcPr>
          <w:p w14:paraId="0367446F" w14:textId="77777777" w:rsidR="00016584" w:rsidRDefault="00016584" w:rsidP="0038236E">
            <w:pPr>
              <w:keepNext/>
              <w:keepLines/>
              <w:ind w:left="-108"/>
              <w:jc w:val="right"/>
              <w:rPr>
                <w:spacing w:val="-5"/>
                <w:sz w:val="16"/>
                <w:szCs w:val="16"/>
                <w:lang w:val="en-US"/>
              </w:rPr>
            </w:pPr>
            <w:r>
              <w:rPr>
                <w:spacing w:val="-5"/>
                <w:sz w:val="16"/>
                <w:szCs w:val="16"/>
                <w:lang w:val="en-US"/>
              </w:rPr>
              <w:t>33</w:t>
            </w:r>
          </w:p>
        </w:tc>
        <w:tc>
          <w:tcPr>
            <w:tcW w:w="709" w:type="dxa"/>
          </w:tcPr>
          <w:p w14:paraId="2BB90D2C" w14:textId="77777777" w:rsidR="00016584" w:rsidRDefault="00016584" w:rsidP="0038236E">
            <w:pPr>
              <w:keepNext/>
              <w:keepLines/>
              <w:ind w:left="-108"/>
              <w:jc w:val="right"/>
              <w:rPr>
                <w:spacing w:val="-5"/>
                <w:sz w:val="16"/>
                <w:szCs w:val="16"/>
                <w:lang w:val="en-US"/>
              </w:rPr>
            </w:pPr>
            <w:r>
              <w:rPr>
                <w:spacing w:val="-5"/>
                <w:sz w:val="16"/>
                <w:szCs w:val="16"/>
                <w:lang w:val="en-US"/>
              </w:rPr>
              <w:t>219</w:t>
            </w:r>
          </w:p>
        </w:tc>
        <w:tc>
          <w:tcPr>
            <w:tcW w:w="567" w:type="dxa"/>
          </w:tcPr>
          <w:p w14:paraId="753B2952" w14:textId="77777777" w:rsidR="00016584" w:rsidRDefault="00016584" w:rsidP="0038236E">
            <w:pPr>
              <w:keepNext/>
              <w:keepLines/>
              <w:ind w:left="-108"/>
              <w:jc w:val="right"/>
              <w:rPr>
                <w:spacing w:val="-5"/>
                <w:sz w:val="16"/>
                <w:szCs w:val="16"/>
                <w:lang w:val="en-US"/>
              </w:rPr>
            </w:pPr>
            <w:r>
              <w:rPr>
                <w:spacing w:val="-5"/>
                <w:sz w:val="16"/>
                <w:szCs w:val="16"/>
                <w:lang w:val="en-US"/>
              </w:rPr>
              <w:t>287</w:t>
            </w:r>
          </w:p>
        </w:tc>
        <w:tc>
          <w:tcPr>
            <w:tcW w:w="567" w:type="dxa"/>
          </w:tcPr>
          <w:p w14:paraId="79AD34E8" w14:textId="77777777" w:rsidR="00016584" w:rsidRDefault="00016584" w:rsidP="0038236E">
            <w:pPr>
              <w:keepNext/>
              <w:keepLines/>
              <w:ind w:left="-108"/>
              <w:jc w:val="right"/>
              <w:rPr>
                <w:spacing w:val="-5"/>
                <w:sz w:val="16"/>
                <w:szCs w:val="16"/>
                <w:lang w:val="en-US"/>
              </w:rPr>
            </w:pPr>
            <w:r>
              <w:rPr>
                <w:spacing w:val="-5"/>
                <w:sz w:val="16"/>
                <w:szCs w:val="16"/>
                <w:lang w:val="en-US"/>
              </w:rPr>
              <w:t>11.5 %</w:t>
            </w:r>
          </w:p>
        </w:tc>
      </w:tr>
      <w:tr w:rsidR="00016584" w14:paraId="65E20A25" w14:textId="77777777" w:rsidTr="0038236E">
        <w:tc>
          <w:tcPr>
            <w:tcW w:w="1701" w:type="dxa"/>
          </w:tcPr>
          <w:p w14:paraId="47BCA5BE" w14:textId="77777777" w:rsidR="00016584" w:rsidRDefault="00016584" w:rsidP="0038236E">
            <w:pPr>
              <w:keepNext/>
              <w:keepLines/>
              <w:ind w:left="-108"/>
              <w:rPr>
                <w:spacing w:val="-5"/>
                <w:sz w:val="16"/>
                <w:szCs w:val="16"/>
                <w:lang w:val="en-US"/>
              </w:rPr>
            </w:pPr>
            <w:r w:rsidRPr="00537AB1">
              <w:rPr>
                <w:spacing w:val="-5"/>
                <w:sz w:val="16"/>
                <w:szCs w:val="16"/>
                <w:lang w:val="en-US"/>
              </w:rPr>
              <w:t>Acevedo-Correa D.</w:t>
            </w:r>
          </w:p>
        </w:tc>
        <w:tc>
          <w:tcPr>
            <w:tcW w:w="709" w:type="dxa"/>
          </w:tcPr>
          <w:p w14:paraId="2B2F3674" w14:textId="77777777" w:rsidR="00016584" w:rsidRDefault="00016584" w:rsidP="0038236E">
            <w:pPr>
              <w:keepNext/>
              <w:keepLines/>
              <w:ind w:left="-108"/>
              <w:jc w:val="right"/>
              <w:rPr>
                <w:spacing w:val="-5"/>
                <w:sz w:val="16"/>
                <w:szCs w:val="16"/>
                <w:lang w:val="en-US"/>
              </w:rPr>
            </w:pPr>
            <w:r>
              <w:rPr>
                <w:spacing w:val="-5"/>
                <w:sz w:val="16"/>
                <w:szCs w:val="16"/>
                <w:lang w:val="en-US"/>
              </w:rPr>
              <w:t>33</w:t>
            </w:r>
          </w:p>
        </w:tc>
        <w:tc>
          <w:tcPr>
            <w:tcW w:w="709" w:type="dxa"/>
          </w:tcPr>
          <w:p w14:paraId="4D48BE1B" w14:textId="77777777" w:rsidR="00016584" w:rsidRDefault="00016584" w:rsidP="0038236E">
            <w:pPr>
              <w:keepNext/>
              <w:keepLines/>
              <w:ind w:left="-108"/>
              <w:jc w:val="right"/>
              <w:rPr>
                <w:spacing w:val="-5"/>
                <w:sz w:val="16"/>
                <w:szCs w:val="16"/>
                <w:lang w:val="en-US"/>
              </w:rPr>
            </w:pPr>
            <w:r>
              <w:rPr>
                <w:spacing w:val="-5"/>
                <w:sz w:val="16"/>
                <w:szCs w:val="16"/>
                <w:lang w:val="en-US"/>
              </w:rPr>
              <w:t>164</w:t>
            </w:r>
          </w:p>
        </w:tc>
        <w:tc>
          <w:tcPr>
            <w:tcW w:w="567" w:type="dxa"/>
          </w:tcPr>
          <w:p w14:paraId="7AB1F3F6" w14:textId="77777777" w:rsidR="00016584" w:rsidRDefault="00016584" w:rsidP="0038236E">
            <w:pPr>
              <w:keepNext/>
              <w:keepLines/>
              <w:ind w:left="-108"/>
              <w:jc w:val="right"/>
              <w:rPr>
                <w:spacing w:val="-5"/>
                <w:sz w:val="16"/>
                <w:szCs w:val="16"/>
                <w:lang w:val="en-US"/>
              </w:rPr>
            </w:pPr>
            <w:r>
              <w:rPr>
                <w:spacing w:val="-5"/>
                <w:sz w:val="16"/>
                <w:szCs w:val="16"/>
                <w:lang w:val="en-US"/>
              </w:rPr>
              <w:t>57</w:t>
            </w:r>
          </w:p>
        </w:tc>
        <w:tc>
          <w:tcPr>
            <w:tcW w:w="567" w:type="dxa"/>
          </w:tcPr>
          <w:p w14:paraId="17E922A0" w14:textId="77777777" w:rsidR="00016584" w:rsidRDefault="00016584" w:rsidP="0038236E">
            <w:pPr>
              <w:keepNext/>
              <w:keepLines/>
              <w:ind w:left="-108"/>
              <w:jc w:val="right"/>
              <w:rPr>
                <w:spacing w:val="-5"/>
                <w:sz w:val="16"/>
                <w:szCs w:val="16"/>
                <w:lang w:val="en-US"/>
              </w:rPr>
            </w:pPr>
            <w:r>
              <w:rPr>
                <w:spacing w:val="-5"/>
                <w:sz w:val="16"/>
                <w:szCs w:val="16"/>
                <w:lang w:val="en-US"/>
              </w:rPr>
              <w:t>57.9 %</w:t>
            </w:r>
          </w:p>
        </w:tc>
      </w:tr>
      <w:tr w:rsidR="00016584" w14:paraId="48D66B89" w14:textId="77777777" w:rsidTr="0038236E">
        <w:tc>
          <w:tcPr>
            <w:tcW w:w="1701" w:type="dxa"/>
          </w:tcPr>
          <w:p w14:paraId="2BAC2C39" w14:textId="77777777" w:rsidR="00016584" w:rsidRDefault="00016584" w:rsidP="0038236E">
            <w:pPr>
              <w:keepNext/>
              <w:keepLines/>
              <w:ind w:left="-108"/>
              <w:rPr>
                <w:spacing w:val="-5"/>
                <w:sz w:val="16"/>
                <w:szCs w:val="16"/>
                <w:lang w:val="en-US"/>
              </w:rPr>
            </w:pPr>
            <w:r w:rsidRPr="00537AB1">
              <w:rPr>
                <w:spacing w:val="-5"/>
                <w:sz w:val="16"/>
                <w:szCs w:val="16"/>
                <w:lang w:val="en-US"/>
              </w:rPr>
              <w:t>López-Lezama J.M.</w:t>
            </w:r>
          </w:p>
        </w:tc>
        <w:tc>
          <w:tcPr>
            <w:tcW w:w="709" w:type="dxa"/>
          </w:tcPr>
          <w:p w14:paraId="07294713" w14:textId="77777777" w:rsidR="00016584" w:rsidRDefault="00016584" w:rsidP="0038236E">
            <w:pPr>
              <w:keepNext/>
              <w:keepLines/>
              <w:ind w:left="-108"/>
              <w:jc w:val="right"/>
              <w:rPr>
                <w:spacing w:val="-5"/>
                <w:sz w:val="16"/>
                <w:szCs w:val="16"/>
                <w:lang w:val="en-US"/>
              </w:rPr>
            </w:pPr>
            <w:r>
              <w:rPr>
                <w:spacing w:val="-5"/>
                <w:sz w:val="16"/>
                <w:szCs w:val="16"/>
                <w:lang w:val="en-US"/>
              </w:rPr>
              <w:t>30</w:t>
            </w:r>
          </w:p>
        </w:tc>
        <w:tc>
          <w:tcPr>
            <w:tcW w:w="709" w:type="dxa"/>
          </w:tcPr>
          <w:p w14:paraId="55985880" w14:textId="77777777" w:rsidR="00016584" w:rsidRDefault="00016584" w:rsidP="0038236E">
            <w:pPr>
              <w:keepNext/>
              <w:keepLines/>
              <w:ind w:left="-108"/>
              <w:jc w:val="right"/>
              <w:rPr>
                <w:spacing w:val="-5"/>
                <w:sz w:val="16"/>
                <w:szCs w:val="16"/>
                <w:lang w:val="en-US"/>
              </w:rPr>
            </w:pPr>
            <w:r>
              <w:rPr>
                <w:spacing w:val="-5"/>
                <w:sz w:val="16"/>
                <w:szCs w:val="16"/>
                <w:lang w:val="en-US"/>
              </w:rPr>
              <w:t>177</w:t>
            </w:r>
          </w:p>
        </w:tc>
        <w:tc>
          <w:tcPr>
            <w:tcW w:w="567" w:type="dxa"/>
          </w:tcPr>
          <w:p w14:paraId="508813F8" w14:textId="77777777" w:rsidR="00016584" w:rsidRDefault="00016584" w:rsidP="0038236E">
            <w:pPr>
              <w:keepNext/>
              <w:keepLines/>
              <w:ind w:left="-108"/>
              <w:jc w:val="right"/>
              <w:rPr>
                <w:spacing w:val="-5"/>
                <w:sz w:val="16"/>
                <w:szCs w:val="16"/>
                <w:lang w:val="en-US"/>
              </w:rPr>
            </w:pPr>
            <w:r>
              <w:rPr>
                <w:spacing w:val="-5"/>
                <w:sz w:val="16"/>
                <w:szCs w:val="16"/>
                <w:lang w:val="en-US"/>
              </w:rPr>
              <w:t>131</w:t>
            </w:r>
          </w:p>
        </w:tc>
        <w:tc>
          <w:tcPr>
            <w:tcW w:w="567" w:type="dxa"/>
          </w:tcPr>
          <w:p w14:paraId="0F72F966" w14:textId="77777777" w:rsidR="00016584" w:rsidRDefault="00016584" w:rsidP="0038236E">
            <w:pPr>
              <w:keepNext/>
              <w:keepLines/>
              <w:ind w:left="-108"/>
              <w:jc w:val="right"/>
              <w:rPr>
                <w:spacing w:val="-5"/>
                <w:sz w:val="16"/>
                <w:szCs w:val="16"/>
                <w:lang w:val="en-US"/>
              </w:rPr>
            </w:pPr>
            <w:r>
              <w:rPr>
                <w:spacing w:val="-5"/>
                <w:sz w:val="16"/>
                <w:szCs w:val="16"/>
                <w:lang w:val="en-US"/>
              </w:rPr>
              <w:t>22.9 %</w:t>
            </w:r>
          </w:p>
        </w:tc>
      </w:tr>
      <w:tr w:rsidR="00016584" w14:paraId="6A2E922C" w14:textId="77777777" w:rsidTr="0038236E">
        <w:tc>
          <w:tcPr>
            <w:tcW w:w="1701" w:type="dxa"/>
          </w:tcPr>
          <w:p w14:paraId="64E84A6C" w14:textId="77777777" w:rsidR="00016584" w:rsidRDefault="00016584" w:rsidP="0038236E">
            <w:pPr>
              <w:keepNext/>
              <w:keepLines/>
              <w:ind w:left="-108"/>
              <w:rPr>
                <w:spacing w:val="-5"/>
                <w:sz w:val="16"/>
                <w:szCs w:val="16"/>
                <w:lang w:val="en-US"/>
              </w:rPr>
            </w:pPr>
            <w:r w:rsidRPr="00537AB1">
              <w:rPr>
                <w:spacing w:val="-5"/>
                <w:sz w:val="16"/>
                <w:szCs w:val="16"/>
                <w:lang w:val="en-US"/>
              </w:rPr>
              <w:t>Vidal-Silva C.L.</w:t>
            </w:r>
          </w:p>
        </w:tc>
        <w:tc>
          <w:tcPr>
            <w:tcW w:w="709" w:type="dxa"/>
          </w:tcPr>
          <w:p w14:paraId="3E7C0167" w14:textId="77777777" w:rsidR="00016584" w:rsidRDefault="00016584" w:rsidP="0038236E">
            <w:pPr>
              <w:keepNext/>
              <w:keepLines/>
              <w:ind w:left="-108"/>
              <w:jc w:val="right"/>
              <w:rPr>
                <w:spacing w:val="-5"/>
                <w:sz w:val="16"/>
                <w:szCs w:val="16"/>
                <w:lang w:val="en-US"/>
              </w:rPr>
            </w:pPr>
            <w:r>
              <w:rPr>
                <w:spacing w:val="-5"/>
                <w:sz w:val="16"/>
                <w:szCs w:val="16"/>
                <w:lang w:val="en-US"/>
              </w:rPr>
              <w:t>29</w:t>
            </w:r>
          </w:p>
        </w:tc>
        <w:tc>
          <w:tcPr>
            <w:tcW w:w="709" w:type="dxa"/>
          </w:tcPr>
          <w:p w14:paraId="364EA309" w14:textId="77777777" w:rsidR="00016584" w:rsidRDefault="00016584" w:rsidP="0038236E">
            <w:pPr>
              <w:keepNext/>
              <w:keepLines/>
              <w:ind w:left="-108"/>
              <w:jc w:val="right"/>
              <w:rPr>
                <w:spacing w:val="-5"/>
                <w:sz w:val="16"/>
                <w:szCs w:val="16"/>
                <w:lang w:val="en-US"/>
              </w:rPr>
            </w:pPr>
            <w:r>
              <w:rPr>
                <w:spacing w:val="-5"/>
                <w:sz w:val="16"/>
                <w:szCs w:val="16"/>
                <w:lang w:val="en-US"/>
              </w:rPr>
              <w:t>152</w:t>
            </w:r>
          </w:p>
        </w:tc>
        <w:tc>
          <w:tcPr>
            <w:tcW w:w="567" w:type="dxa"/>
          </w:tcPr>
          <w:p w14:paraId="01D16937" w14:textId="77777777" w:rsidR="00016584" w:rsidRDefault="00016584" w:rsidP="0038236E">
            <w:pPr>
              <w:keepNext/>
              <w:keepLines/>
              <w:ind w:left="-108"/>
              <w:jc w:val="right"/>
              <w:rPr>
                <w:spacing w:val="-5"/>
                <w:sz w:val="16"/>
                <w:szCs w:val="16"/>
                <w:lang w:val="en-US"/>
              </w:rPr>
            </w:pPr>
            <w:r>
              <w:rPr>
                <w:spacing w:val="-5"/>
                <w:sz w:val="16"/>
                <w:szCs w:val="16"/>
                <w:lang w:val="en-US"/>
              </w:rPr>
              <w:t>88</w:t>
            </w:r>
          </w:p>
        </w:tc>
        <w:tc>
          <w:tcPr>
            <w:tcW w:w="567" w:type="dxa"/>
          </w:tcPr>
          <w:p w14:paraId="59BE0765" w14:textId="77777777" w:rsidR="00016584" w:rsidRDefault="00016584" w:rsidP="0038236E">
            <w:pPr>
              <w:keepNext/>
              <w:keepLines/>
              <w:ind w:left="-108"/>
              <w:jc w:val="right"/>
              <w:rPr>
                <w:spacing w:val="-5"/>
                <w:sz w:val="16"/>
                <w:szCs w:val="16"/>
                <w:lang w:val="en-US"/>
              </w:rPr>
            </w:pPr>
            <w:r>
              <w:rPr>
                <w:spacing w:val="-5"/>
                <w:sz w:val="16"/>
                <w:szCs w:val="16"/>
                <w:lang w:val="en-US"/>
              </w:rPr>
              <w:t>33.0 %</w:t>
            </w:r>
          </w:p>
        </w:tc>
      </w:tr>
      <w:tr w:rsidR="00016584" w14:paraId="3A4996BD" w14:textId="77777777" w:rsidTr="0038236E">
        <w:tc>
          <w:tcPr>
            <w:tcW w:w="1701" w:type="dxa"/>
          </w:tcPr>
          <w:p w14:paraId="17AA82B8" w14:textId="77777777" w:rsidR="00016584" w:rsidRDefault="00016584" w:rsidP="0038236E">
            <w:pPr>
              <w:keepNext/>
              <w:keepLines/>
              <w:ind w:left="-108"/>
              <w:rPr>
                <w:spacing w:val="-5"/>
                <w:sz w:val="16"/>
                <w:szCs w:val="16"/>
                <w:lang w:val="en-US"/>
              </w:rPr>
            </w:pPr>
            <w:r w:rsidRPr="00537AB1">
              <w:rPr>
                <w:spacing w:val="-5"/>
                <w:sz w:val="16"/>
                <w:szCs w:val="16"/>
                <w:lang w:val="en-US"/>
              </w:rPr>
              <w:t>Valencia-Arias A.</w:t>
            </w:r>
          </w:p>
        </w:tc>
        <w:tc>
          <w:tcPr>
            <w:tcW w:w="709" w:type="dxa"/>
          </w:tcPr>
          <w:p w14:paraId="0365936E" w14:textId="77777777" w:rsidR="00016584" w:rsidRDefault="00016584" w:rsidP="0038236E">
            <w:pPr>
              <w:keepNext/>
              <w:keepLines/>
              <w:ind w:left="-108"/>
              <w:jc w:val="right"/>
              <w:rPr>
                <w:spacing w:val="-5"/>
                <w:sz w:val="16"/>
                <w:szCs w:val="16"/>
                <w:lang w:val="en-US"/>
              </w:rPr>
            </w:pPr>
            <w:r>
              <w:rPr>
                <w:spacing w:val="-5"/>
                <w:sz w:val="16"/>
                <w:szCs w:val="16"/>
                <w:lang w:val="en-US"/>
              </w:rPr>
              <w:t>28</w:t>
            </w:r>
          </w:p>
        </w:tc>
        <w:tc>
          <w:tcPr>
            <w:tcW w:w="709" w:type="dxa"/>
          </w:tcPr>
          <w:p w14:paraId="6AD59A7B" w14:textId="77777777" w:rsidR="00016584" w:rsidRDefault="00016584" w:rsidP="0038236E">
            <w:pPr>
              <w:keepNext/>
              <w:keepLines/>
              <w:ind w:left="-108"/>
              <w:jc w:val="right"/>
              <w:rPr>
                <w:spacing w:val="-5"/>
                <w:sz w:val="16"/>
                <w:szCs w:val="16"/>
                <w:lang w:val="en-US"/>
              </w:rPr>
            </w:pPr>
            <w:r>
              <w:rPr>
                <w:spacing w:val="-5"/>
                <w:sz w:val="16"/>
                <w:szCs w:val="16"/>
                <w:lang w:val="en-US"/>
              </w:rPr>
              <w:t>178</w:t>
            </w:r>
          </w:p>
        </w:tc>
        <w:tc>
          <w:tcPr>
            <w:tcW w:w="567" w:type="dxa"/>
          </w:tcPr>
          <w:p w14:paraId="1F945161" w14:textId="77777777" w:rsidR="00016584" w:rsidRDefault="00016584" w:rsidP="0038236E">
            <w:pPr>
              <w:keepNext/>
              <w:keepLines/>
              <w:ind w:left="-108"/>
              <w:jc w:val="right"/>
              <w:rPr>
                <w:spacing w:val="-5"/>
                <w:sz w:val="16"/>
                <w:szCs w:val="16"/>
                <w:lang w:val="en-US"/>
              </w:rPr>
            </w:pPr>
            <w:r>
              <w:rPr>
                <w:spacing w:val="-5"/>
                <w:sz w:val="16"/>
                <w:szCs w:val="16"/>
                <w:lang w:val="en-US"/>
              </w:rPr>
              <w:t>237</w:t>
            </w:r>
          </w:p>
        </w:tc>
        <w:tc>
          <w:tcPr>
            <w:tcW w:w="567" w:type="dxa"/>
          </w:tcPr>
          <w:p w14:paraId="1802B0E9" w14:textId="77777777" w:rsidR="00016584" w:rsidRDefault="00016584" w:rsidP="0038236E">
            <w:pPr>
              <w:keepNext/>
              <w:keepLines/>
              <w:ind w:left="-108"/>
              <w:jc w:val="right"/>
              <w:rPr>
                <w:spacing w:val="-5"/>
                <w:sz w:val="16"/>
                <w:szCs w:val="16"/>
                <w:lang w:val="en-US"/>
              </w:rPr>
            </w:pPr>
            <w:r>
              <w:rPr>
                <w:spacing w:val="-5"/>
                <w:sz w:val="16"/>
                <w:szCs w:val="16"/>
                <w:lang w:val="en-US"/>
              </w:rPr>
              <w:t>11.8 %</w:t>
            </w:r>
          </w:p>
        </w:tc>
      </w:tr>
      <w:tr w:rsidR="00016584" w14:paraId="74E86B08" w14:textId="77777777" w:rsidTr="0038236E">
        <w:tc>
          <w:tcPr>
            <w:tcW w:w="1701" w:type="dxa"/>
          </w:tcPr>
          <w:p w14:paraId="34289E10" w14:textId="77777777" w:rsidR="00016584" w:rsidRDefault="00016584" w:rsidP="0038236E">
            <w:pPr>
              <w:keepNext/>
              <w:keepLines/>
              <w:ind w:left="-108"/>
              <w:rPr>
                <w:spacing w:val="-5"/>
                <w:sz w:val="16"/>
                <w:szCs w:val="16"/>
                <w:lang w:val="en-US"/>
              </w:rPr>
            </w:pPr>
            <w:r w:rsidRPr="00EC4F91">
              <w:rPr>
                <w:spacing w:val="-5"/>
                <w:sz w:val="16"/>
                <w:szCs w:val="16"/>
                <w:lang w:val="en-US"/>
              </w:rPr>
              <w:t>Muñoz-Galeano, N.</w:t>
            </w:r>
          </w:p>
        </w:tc>
        <w:tc>
          <w:tcPr>
            <w:tcW w:w="709" w:type="dxa"/>
          </w:tcPr>
          <w:p w14:paraId="154497A5" w14:textId="77777777" w:rsidR="00016584" w:rsidRDefault="00016584" w:rsidP="0038236E">
            <w:pPr>
              <w:keepNext/>
              <w:keepLines/>
              <w:ind w:left="-108"/>
              <w:jc w:val="right"/>
              <w:rPr>
                <w:spacing w:val="-5"/>
                <w:sz w:val="16"/>
                <w:szCs w:val="16"/>
                <w:lang w:val="en-US"/>
              </w:rPr>
            </w:pPr>
            <w:r>
              <w:rPr>
                <w:spacing w:val="-5"/>
                <w:sz w:val="16"/>
                <w:szCs w:val="16"/>
                <w:lang w:val="en-US"/>
              </w:rPr>
              <w:t>27</w:t>
            </w:r>
          </w:p>
        </w:tc>
        <w:tc>
          <w:tcPr>
            <w:tcW w:w="709" w:type="dxa"/>
          </w:tcPr>
          <w:p w14:paraId="037A4187" w14:textId="77777777" w:rsidR="00016584" w:rsidRDefault="00016584" w:rsidP="0038236E">
            <w:pPr>
              <w:keepNext/>
              <w:keepLines/>
              <w:ind w:left="-108"/>
              <w:jc w:val="right"/>
              <w:rPr>
                <w:spacing w:val="-5"/>
                <w:sz w:val="16"/>
                <w:szCs w:val="16"/>
                <w:lang w:val="en-US"/>
              </w:rPr>
            </w:pPr>
            <w:r>
              <w:rPr>
                <w:spacing w:val="-5"/>
                <w:sz w:val="16"/>
                <w:szCs w:val="16"/>
                <w:lang w:val="en-US"/>
              </w:rPr>
              <w:t>148</w:t>
            </w:r>
          </w:p>
        </w:tc>
        <w:tc>
          <w:tcPr>
            <w:tcW w:w="567" w:type="dxa"/>
          </w:tcPr>
          <w:p w14:paraId="04308E72" w14:textId="77777777" w:rsidR="00016584" w:rsidRDefault="00016584" w:rsidP="0038236E">
            <w:pPr>
              <w:keepNext/>
              <w:keepLines/>
              <w:ind w:left="-108"/>
              <w:jc w:val="right"/>
              <w:rPr>
                <w:spacing w:val="-5"/>
                <w:sz w:val="16"/>
                <w:szCs w:val="16"/>
                <w:lang w:val="en-US"/>
              </w:rPr>
            </w:pPr>
            <w:r>
              <w:rPr>
                <w:spacing w:val="-5"/>
                <w:sz w:val="16"/>
                <w:szCs w:val="16"/>
                <w:lang w:val="en-US"/>
              </w:rPr>
              <w:t>85</w:t>
            </w:r>
          </w:p>
        </w:tc>
        <w:tc>
          <w:tcPr>
            <w:tcW w:w="567" w:type="dxa"/>
          </w:tcPr>
          <w:p w14:paraId="55D559F2" w14:textId="77777777" w:rsidR="00016584" w:rsidRDefault="00016584" w:rsidP="0038236E">
            <w:pPr>
              <w:keepNext/>
              <w:keepLines/>
              <w:ind w:left="-108"/>
              <w:jc w:val="right"/>
              <w:rPr>
                <w:spacing w:val="-5"/>
                <w:sz w:val="16"/>
                <w:szCs w:val="16"/>
                <w:lang w:val="en-US"/>
              </w:rPr>
            </w:pPr>
            <w:r>
              <w:rPr>
                <w:spacing w:val="-5"/>
                <w:sz w:val="16"/>
                <w:szCs w:val="16"/>
                <w:lang w:val="en-US"/>
              </w:rPr>
              <w:t>31.8 %</w:t>
            </w:r>
          </w:p>
        </w:tc>
      </w:tr>
      <w:tr w:rsidR="00016584" w14:paraId="5F4F948D" w14:textId="77777777" w:rsidTr="0038236E">
        <w:tc>
          <w:tcPr>
            <w:tcW w:w="1701" w:type="dxa"/>
          </w:tcPr>
          <w:p w14:paraId="135F151C"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Rodríguez-Ponce E.R.</w:t>
            </w:r>
          </w:p>
        </w:tc>
        <w:tc>
          <w:tcPr>
            <w:tcW w:w="709" w:type="dxa"/>
          </w:tcPr>
          <w:p w14:paraId="41B988BF" w14:textId="77777777" w:rsidR="00016584" w:rsidRDefault="00016584" w:rsidP="0038236E">
            <w:pPr>
              <w:keepNext/>
              <w:keepLines/>
              <w:ind w:left="-108"/>
              <w:jc w:val="right"/>
              <w:rPr>
                <w:spacing w:val="-5"/>
                <w:sz w:val="16"/>
                <w:szCs w:val="16"/>
                <w:lang w:val="en-US"/>
              </w:rPr>
            </w:pPr>
            <w:r>
              <w:rPr>
                <w:spacing w:val="-5"/>
                <w:sz w:val="16"/>
                <w:szCs w:val="16"/>
                <w:lang w:val="en-US"/>
              </w:rPr>
              <w:t>26</w:t>
            </w:r>
          </w:p>
        </w:tc>
        <w:tc>
          <w:tcPr>
            <w:tcW w:w="709" w:type="dxa"/>
          </w:tcPr>
          <w:p w14:paraId="05BFDC5C" w14:textId="77777777" w:rsidR="00016584" w:rsidRDefault="00016584" w:rsidP="0038236E">
            <w:pPr>
              <w:keepNext/>
              <w:keepLines/>
              <w:ind w:left="-108"/>
              <w:jc w:val="right"/>
              <w:rPr>
                <w:spacing w:val="-5"/>
                <w:sz w:val="16"/>
                <w:szCs w:val="16"/>
                <w:lang w:val="en-US"/>
              </w:rPr>
            </w:pPr>
            <w:r>
              <w:rPr>
                <w:spacing w:val="-5"/>
                <w:sz w:val="16"/>
                <w:szCs w:val="16"/>
                <w:lang w:val="en-US"/>
              </w:rPr>
              <w:t>185</w:t>
            </w:r>
          </w:p>
        </w:tc>
        <w:tc>
          <w:tcPr>
            <w:tcW w:w="567" w:type="dxa"/>
          </w:tcPr>
          <w:p w14:paraId="2C756826" w14:textId="77777777" w:rsidR="00016584" w:rsidRDefault="00016584" w:rsidP="0038236E">
            <w:pPr>
              <w:keepNext/>
              <w:keepLines/>
              <w:ind w:left="-108"/>
              <w:jc w:val="right"/>
              <w:rPr>
                <w:spacing w:val="-5"/>
                <w:sz w:val="16"/>
                <w:szCs w:val="16"/>
                <w:lang w:val="en-US"/>
              </w:rPr>
            </w:pPr>
            <w:r>
              <w:rPr>
                <w:spacing w:val="-5"/>
                <w:sz w:val="16"/>
                <w:szCs w:val="16"/>
                <w:lang w:val="en-US"/>
              </w:rPr>
              <w:t>87</w:t>
            </w:r>
          </w:p>
        </w:tc>
        <w:tc>
          <w:tcPr>
            <w:tcW w:w="567" w:type="dxa"/>
          </w:tcPr>
          <w:p w14:paraId="2F295285" w14:textId="77777777" w:rsidR="00016584" w:rsidRDefault="00016584" w:rsidP="0038236E">
            <w:pPr>
              <w:keepNext/>
              <w:keepLines/>
              <w:ind w:left="-108"/>
              <w:jc w:val="right"/>
              <w:rPr>
                <w:spacing w:val="-5"/>
                <w:sz w:val="16"/>
                <w:szCs w:val="16"/>
                <w:lang w:val="en-US"/>
              </w:rPr>
            </w:pPr>
            <w:r>
              <w:rPr>
                <w:spacing w:val="-5"/>
                <w:sz w:val="16"/>
                <w:szCs w:val="16"/>
                <w:lang w:val="en-US"/>
              </w:rPr>
              <w:t>29.9 %</w:t>
            </w:r>
          </w:p>
        </w:tc>
      </w:tr>
      <w:tr w:rsidR="00016584" w14:paraId="52B8D318" w14:textId="77777777" w:rsidTr="0038236E">
        <w:tc>
          <w:tcPr>
            <w:tcW w:w="1701" w:type="dxa"/>
          </w:tcPr>
          <w:p w14:paraId="0B02D611"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Ortega-Toro R.</w:t>
            </w:r>
          </w:p>
        </w:tc>
        <w:tc>
          <w:tcPr>
            <w:tcW w:w="709" w:type="dxa"/>
          </w:tcPr>
          <w:p w14:paraId="06DB12C9" w14:textId="77777777" w:rsidR="00016584" w:rsidRDefault="00016584" w:rsidP="0038236E">
            <w:pPr>
              <w:keepNext/>
              <w:keepLines/>
              <w:ind w:left="-108"/>
              <w:jc w:val="right"/>
              <w:rPr>
                <w:spacing w:val="-5"/>
                <w:sz w:val="16"/>
                <w:szCs w:val="16"/>
                <w:lang w:val="en-US"/>
              </w:rPr>
            </w:pPr>
            <w:r>
              <w:rPr>
                <w:spacing w:val="-5"/>
                <w:sz w:val="16"/>
                <w:szCs w:val="16"/>
                <w:lang w:val="en-US"/>
              </w:rPr>
              <w:t>26</w:t>
            </w:r>
          </w:p>
        </w:tc>
        <w:tc>
          <w:tcPr>
            <w:tcW w:w="709" w:type="dxa"/>
          </w:tcPr>
          <w:p w14:paraId="1D6C5CDF" w14:textId="77777777" w:rsidR="00016584" w:rsidRDefault="00016584" w:rsidP="0038236E">
            <w:pPr>
              <w:keepNext/>
              <w:keepLines/>
              <w:ind w:left="-108"/>
              <w:jc w:val="right"/>
              <w:rPr>
                <w:spacing w:val="-5"/>
                <w:sz w:val="16"/>
                <w:szCs w:val="16"/>
                <w:lang w:val="en-US"/>
              </w:rPr>
            </w:pPr>
            <w:r>
              <w:rPr>
                <w:spacing w:val="-5"/>
                <w:sz w:val="16"/>
                <w:szCs w:val="16"/>
                <w:lang w:val="en-US"/>
              </w:rPr>
              <w:t>157</w:t>
            </w:r>
          </w:p>
        </w:tc>
        <w:tc>
          <w:tcPr>
            <w:tcW w:w="567" w:type="dxa"/>
          </w:tcPr>
          <w:p w14:paraId="6133A529" w14:textId="77777777" w:rsidR="00016584" w:rsidRDefault="00016584" w:rsidP="0038236E">
            <w:pPr>
              <w:keepNext/>
              <w:keepLines/>
              <w:ind w:left="-108"/>
              <w:jc w:val="right"/>
              <w:rPr>
                <w:spacing w:val="-5"/>
                <w:sz w:val="16"/>
                <w:szCs w:val="16"/>
                <w:lang w:val="en-US"/>
              </w:rPr>
            </w:pPr>
            <w:r>
              <w:rPr>
                <w:spacing w:val="-5"/>
                <w:sz w:val="16"/>
                <w:szCs w:val="16"/>
                <w:lang w:val="en-US"/>
              </w:rPr>
              <w:t>96</w:t>
            </w:r>
          </w:p>
        </w:tc>
        <w:tc>
          <w:tcPr>
            <w:tcW w:w="567" w:type="dxa"/>
          </w:tcPr>
          <w:p w14:paraId="1554010B" w14:textId="77777777" w:rsidR="00016584" w:rsidRDefault="00016584" w:rsidP="0038236E">
            <w:pPr>
              <w:keepNext/>
              <w:keepLines/>
              <w:ind w:left="-108"/>
              <w:jc w:val="right"/>
              <w:rPr>
                <w:spacing w:val="-5"/>
                <w:sz w:val="16"/>
                <w:szCs w:val="16"/>
                <w:lang w:val="en-US"/>
              </w:rPr>
            </w:pPr>
            <w:r>
              <w:rPr>
                <w:spacing w:val="-5"/>
                <w:sz w:val="16"/>
                <w:szCs w:val="16"/>
                <w:lang w:val="en-US"/>
              </w:rPr>
              <w:t>27.1 %</w:t>
            </w:r>
          </w:p>
        </w:tc>
      </w:tr>
      <w:tr w:rsidR="00016584" w14:paraId="35F2E511" w14:textId="77777777" w:rsidTr="0038236E">
        <w:tc>
          <w:tcPr>
            <w:tcW w:w="1701" w:type="dxa"/>
          </w:tcPr>
          <w:p w14:paraId="1787203B" w14:textId="77777777" w:rsidR="00016584" w:rsidRPr="00537AB1" w:rsidRDefault="00016584" w:rsidP="0038236E">
            <w:pPr>
              <w:keepNext/>
              <w:keepLines/>
              <w:ind w:left="-108"/>
              <w:rPr>
                <w:spacing w:val="-5"/>
                <w:sz w:val="16"/>
                <w:szCs w:val="16"/>
                <w:lang w:val="en-US"/>
              </w:rPr>
            </w:pPr>
            <w:r w:rsidRPr="00EC4F91">
              <w:rPr>
                <w:spacing w:val="-5"/>
                <w:sz w:val="16"/>
                <w:szCs w:val="16"/>
                <w:lang w:val="en-US"/>
              </w:rPr>
              <w:t>Dávila-Morán, R.C.</w:t>
            </w:r>
          </w:p>
        </w:tc>
        <w:tc>
          <w:tcPr>
            <w:tcW w:w="709" w:type="dxa"/>
          </w:tcPr>
          <w:p w14:paraId="35EC291D" w14:textId="77777777" w:rsidR="00016584" w:rsidRDefault="00016584" w:rsidP="0038236E">
            <w:pPr>
              <w:keepNext/>
              <w:keepLines/>
              <w:ind w:left="-108"/>
              <w:jc w:val="right"/>
              <w:rPr>
                <w:spacing w:val="-5"/>
                <w:sz w:val="16"/>
                <w:szCs w:val="16"/>
                <w:lang w:val="en-US"/>
              </w:rPr>
            </w:pPr>
            <w:r>
              <w:rPr>
                <w:spacing w:val="-5"/>
                <w:sz w:val="16"/>
                <w:szCs w:val="16"/>
                <w:lang w:val="en-US"/>
              </w:rPr>
              <w:t>25</w:t>
            </w:r>
          </w:p>
        </w:tc>
        <w:tc>
          <w:tcPr>
            <w:tcW w:w="709" w:type="dxa"/>
          </w:tcPr>
          <w:p w14:paraId="3FF2016C" w14:textId="77777777" w:rsidR="00016584" w:rsidRDefault="00016584" w:rsidP="0038236E">
            <w:pPr>
              <w:keepNext/>
              <w:keepLines/>
              <w:ind w:left="-108"/>
              <w:jc w:val="right"/>
              <w:rPr>
                <w:spacing w:val="-5"/>
                <w:sz w:val="16"/>
                <w:szCs w:val="16"/>
                <w:lang w:val="en-US"/>
              </w:rPr>
            </w:pPr>
            <w:r>
              <w:rPr>
                <w:spacing w:val="-5"/>
                <w:sz w:val="16"/>
                <w:szCs w:val="16"/>
                <w:lang w:val="en-US"/>
              </w:rPr>
              <w:t>21</w:t>
            </w:r>
          </w:p>
        </w:tc>
        <w:tc>
          <w:tcPr>
            <w:tcW w:w="567" w:type="dxa"/>
          </w:tcPr>
          <w:p w14:paraId="422D5571" w14:textId="77777777" w:rsidR="00016584" w:rsidRDefault="00016584" w:rsidP="0038236E">
            <w:pPr>
              <w:keepNext/>
              <w:keepLines/>
              <w:ind w:left="-108"/>
              <w:jc w:val="right"/>
              <w:rPr>
                <w:spacing w:val="-5"/>
                <w:sz w:val="16"/>
                <w:szCs w:val="16"/>
                <w:lang w:val="en-US"/>
              </w:rPr>
            </w:pPr>
            <w:r>
              <w:rPr>
                <w:spacing w:val="-5"/>
                <w:sz w:val="16"/>
                <w:szCs w:val="16"/>
                <w:lang w:val="en-US"/>
              </w:rPr>
              <w:t>84</w:t>
            </w:r>
          </w:p>
        </w:tc>
        <w:tc>
          <w:tcPr>
            <w:tcW w:w="567" w:type="dxa"/>
          </w:tcPr>
          <w:p w14:paraId="60339548" w14:textId="77777777" w:rsidR="00016584" w:rsidRDefault="00016584" w:rsidP="0038236E">
            <w:pPr>
              <w:keepNext/>
              <w:keepLines/>
              <w:ind w:left="-108"/>
              <w:jc w:val="right"/>
              <w:rPr>
                <w:spacing w:val="-5"/>
                <w:sz w:val="16"/>
                <w:szCs w:val="16"/>
                <w:lang w:val="en-US"/>
              </w:rPr>
            </w:pPr>
            <w:r>
              <w:rPr>
                <w:spacing w:val="-5"/>
                <w:sz w:val="16"/>
                <w:szCs w:val="16"/>
                <w:lang w:val="en-US"/>
              </w:rPr>
              <w:t>29.8 %</w:t>
            </w:r>
          </w:p>
        </w:tc>
      </w:tr>
      <w:tr w:rsidR="00016584" w14:paraId="03C3B742" w14:textId="77777777" w:rsidTr="0038236E">
        <w:tc>
          <w:tcPr>
            <w:tcW w:w="1701" w:type="dxa"/>
          </w:tcPr>
          <w:p w14:paraId="424A84F5" w14:textId="77777777" w:rsidR="00016584" w:rsidRPr="00537AB1" w:rsidRDefault="00016584" w:rsidP="0038236E">
            <w:pPr>
              <w:keepNext/>
              <w:keepLines/>
              <w:ind w:left="-108"/>
              <w:rPr>
                <w:spacing w:val="-5"/>
                <w:sz w:val="16"/>
                <w:szCs w:val="16"/>
                <w:lang w:val="en-US"/>
              </w:rPr>
            </w:pPr>
            <w:r w:rsidRPr="00EC4F91">
              <w:rPr>
                <w:spacing w:val="-5"/>
                <w:sz w:val="16"/>
                <w:szCs w:val="16"/>
                <w:lang w:val="en-US"/>
              </w:rPr>
              <w:t>Preciado-Rangel, P.</w:t>
            </w:r>
          </w:p>
        </w:tc>
        <w:tc>
          <w:tcPr>
            <w:tcW w:w="709" w:type="dxa"/>
          </w:tcPr>
          <w:p w14:paraId="3FDB854B" w14:textId="77777777" w:rsidR="00016584" w:rsidRDefault="00016584" w:rsidP="0038236E">
            <w:pPr>
              <w:keepNext/>
              <w:keepLines/>
              <w:ind w:left="-108"/>
              <w:jc w:val="right"/>
              <w:rPr>
                <w:spacing w:val="-5"/>
                <w:sz w:val="16"/>
                <w:szCs w:val="16"/>
                <w:lang w:val="en-US"/>
              </w:rPr>
            </w:pPr>
            <w:r>
              <w:rPr>
                <w:spacing w:val="-5"/>
                <w:sz w:val="16"/>
                <w:szCs w:val="16"/>
                <w:lang w:val="en-US"/>
              </w:rPr>
              <w:t>24</w:t>
            </w:r>
          </w:p>
        </w:tc>
        <w:tc>
          <w:tcPr>
            <w:tcW w:w="709" w:type="dxa"/>
          </w:tcPr>
          <w:p w14:paraId="6395635D" w14:textId="77777777" w:rsidR="00016584" w:rsidRDefault="00016584" w:rsidP="0038236E">
            <w:pPr>
              <w:keepNext/>
              <w:keepLines/>
              <w:ind w:left="-108"/>
              <w:jc w:val="right"/>
              <w:rPr>
                <w:spacing w:val="-5"/>
                <w:sz w:val="16"/>
                <w:szCs w:val="16"/>
                <w:lang w:val="en-US"/>
              </w:rPr>
            </w:pPr>
            <w:r>
              <w:rPr>
                <w:spacing w:val="-5"/>
                <w:sz w:val="16"/>
                <w:szCs w:val="16"/>
                <w:lang w:val="en-US"/>
              </w:rPr>
              <w:t>63</w:t>
            </w:r>
          </w:p>
        </w:tc>
        <w:tc>
          <w:tcPr>
            <w:tcW w:w="567" w:type="dxa"/>
          </w:tcPr>
          <w:p w14:paraId="7511CDCF" w14:textId="77777777" w:rsidR="00016584" w:rsidRDefault="00016584" w:rsidP="0038236E">
            <w:pPr>
              <w:keepNext/>
              <w:keepLines/>
              <w:ind w:left="-108"/>
              <w:jc w:val="right"/>
              <w:rPr>
                <w:spacing w:val="-5"/>
                <w:sz w:val="16"/>
                <w:szCs w:val="16"/>
                <w:lang w:val="en-US"/>
              </w:rPr>
            </w:pPr>
            <w:r>
              <w:rPr>
                <w:spacing w:val="-5"/>
                <w:sz w:val="16"/>
                <w:szCs w:val="16"/>
                <w:lang w:val="en-US"/>
              </w:rPr>
              <w:t>118</w:t>
            </w:r>
          </w:p>
        </w:tc>
        <w:tc>
          <w:tcPr>
            <w:tcW w:w="567" w:type="dxa"/>
          </w:tcPr>
          <w:p w14:paraId="47117509" w14:textId="77777777" w:rsidR="00016584" w:rsidRDefault="00016584" w:rsidP="0038236E">
            <w:pPr>
              <w:keepNext/>
              <w:keepLines/>
              <w:ind w:left="-108"/>
              <w:jc w:val="right"/>
              <w:rPr>
                <w:spacing w:val="-5"/>
                <w:sz w:val="16"/>
                <w:szCs w:val="16"/>
                <w:lang w:val="en-US"/>
              </w:rPr>
            </w:pPr>
            <w:r>
              <w:rPr>
                <w:spacing w:val="-5"/>
                <w:sz w:val="16"/>
                <w:szCs w:val="16"/>
                <w:lang w:val="en-US"/>
              </w:rPr>
              <w:t>20.3 %</w:t>
            </w:r>
          </w:p>
        </w:tc>
      </w:tr>
      <w:tr w:rsidR="00016584" w14:paraId="2039E578" w14:textId="77777777" w:rsidTr="0038236E">
        <w:tc>
          <w:tcPr>
            <w:tcW w:w="1701" w:type="dxa"/>
          </w:tcPr>
          <w:p w14:paraId="065A226A"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Escobar D.A.</w:t>
            </w:r>
          </w:p>
        </w:tc>
        <w:tc>
          <w:tcPr>
            <w:tcW w:w="709" w:type="dxa"/>
          </w:tcPr>
          <w:p w14:paraId="4AE70244" w14:textId="77777777" w:rsidR="00016584" w:rsidRDefault="00016584" w:rsidP="0038236E">
            <w:pPr>
              <w:keepNext/>
              <w:keepLines/>
              <w:ind w:left="-108"/>
              <w:jc w:val="right"/>
              <w:rPr>
                <w:spacing w:val="-5"/>
                <w:sz w:val="16"/>
                <w:szCs w:val="16"/>
                <w:lang w:val="en-US"/>
              </w:rPr>
            </w:pPr>
            <w:r>
              <w:rPr>
                <w:spacing w:val="-5"/>
                <w:sz w:val="16"/>
                <w:szCs w:val="16"/>
                <w:lang w:val="en-US"/>
              </w:rPr>
              <w:t>23</w:t>
            </w:r>
          </w:p>
        </w:tc>
        <w:tc>
          <w:tcPr>
            <w:tcW w:w="709" w:type="dxa"/>
          </w:tcPr>
          <w:p w14:paraId="1B4EC8AA" w14:textId="77777777" w:rsidR="00016584" w:rsidRDefault="00016584" w:rsidP="0038236E">
            <w:pPr>
              <w:keepNext/>
              <w:keepLines/>
              <w:ind w:left="-108"/>
              <w:jc w:val="right"/>
              <w:rPr>
                <w:spacing w:val="-5"/>
                <w:sz w:val="16"/>
                <w:szCs w:val="16"/>
                <w:lang w:val="en-US"/>
              </w:rPr>
            </w:pPr>
            <w:r>
              <w:rPr>
                <w:spacing w:val="-5"/>
                <w:sz w:val="16"/>
                <w:szCs w:val="16"/>
                <w:lang w:val="en-US"/>
              </w:rPr>
              <w:t>86</w:t>
            </w:r>
          </w:p>
        </w:tc>
        <w:tc>
          <w:tcPr>
            <w:tcW w:w="567" w:type="dxa"/>
          </w:tcPr>
          <w:p w14:paraId="3874F30E" w14:textId="77777777" w:rsidR="00016584" w:rsidRDefault="00016584" w:rsidP="0038236E">
            <w:pPr>
              <w:keepNext/>
              <w:keepLines/>
              <w:ind w:left="-108"/>
              <w:jc w:val="right"/>
              <w:rPr>
                <w:spacing w:val="-5"/>
                <w:sz w:val="16"/>
                <w:szCs w:val="16"/>
                <w:lang w:val="en-US"/>
              </w:rPr>
            </w:pPr>
            <w:r>
              <w:rPr>
                <w:spacing w:val="-5"/>
                <w:sz w:val="16"/>
                <w:szCs w:val="16"/>
                <w:lang w:val="en-US"/>
              </w:rPr>
              <w:t>88</w:t>
            </w:r>
          </w:p>
        </w:tc>
        <w:tc>
          <w:tcPr>
            <w:tcW w:w="567" w:type="dxa"/>
          </w:tcPr>
          <w:p w14:paraId="799D3CFE" w14:textId="77777777" w:rsidR="00016584" w:rsidRDefault="00016584" w:rsidP="0038236E">
            <w:pPr>
              <w:keepNext/>
              <w:keepLines/>
              <w:ind w:left="-108"/>
              <w:jc w:val="right"/>
              <w:rPr>
                <w:spacing w:val="-5"/>
                <w:sz w:val="16"/>
                <w:szCs w:val="16"/>
                <w:lang w:val="en-US"/>
              </w:rPr>
            </w:pPr>
            <w:r>
              <w:rPr>
                <w:spacing w:val="-5"/>
                <w:sz w:val="16"/>
                <w:szCs w:val="16"/>
                <w:lang w:val="en-US"/>
              </w:rPr>
              <w:t>26.1 %</w:t>
            </w:r>
          </w:p>
        </w:tc>
      </w:tr>
      <w:tr w:rsidR="00016584" w14:paraId="00656F7F" w14:textId="77777777" w:rsidTr="0038236E">
        <w:tc>
          <w:tcPr>
            <w:tcW w:w="1701" w:type="dxa"/>
          </w:tcPr>
          <w:p w14:paraId="6824F68C"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Paz-</w:t>
            </w:r>
            <w:proofErr w:type="spellStart"/>
            <w:r w:rsidRPr="008C5F3D">
              <w:rPr>
                <w:spacing w:val="-5"/>
                <w:sz w:val="16"/>
                <w:szCs w:val="16"/>
                <w:lang w:val="en-US"/>
              </w:rPr>
              <w:t>Pellat</w:t>
            </w:r>
            <w:proofErr w:type="spellEnd"/>
            <w:r w:rsidRPr="008C5F3D">
              <w:rPr>
                <w:spacing w:val="-5"/>
                <w:sz w:val="16"/>
                <w:szCs w:val="16"/>
                <w:lang w:val="en-US"/>
              </w:rPr>
              <w:t xml:space="preserve"> F.</w:t>
            </w:r>
          </w:p>
        </w:tc>
        <w:tc>
          <w:tcPr>
            <w:tcW w:w="709" w:type="dxa"/>
          </w:tcPr>
          <w:p w14:paraId="6D133D69" w14:textId="77777777" w:rsidR="00016584" w:rsidRDefault="00016584" w:rsidP="0038236E">
            <w:pPr>
              <w:keepNext/>
              <w:keepLines/>
              <w:ind w:left="-108"/>
              <w:jc w:val="right"/>
              <w:rPr>
                <w:spacing w:val="-5"/>
                <w:sz w:val="16"/>
                <w:szCs w:val="16"/>
                <w:lang w:val="en-US"/>
              </w:rPr>
            </w:pPr>
            <w:r>
              <w:rPr>
                <w:spacing w:val="-5"/>
                <w:sz w:val="16"/>
                <w:szCs w:val="16"/>
                <w:lang w:val="en-US"/>
              </w:rPr>
              <w:t>23</w:t>
            </w:r>
          </w:p>
        </w:tc>
        <w:tc>
          <w:tcPr>
            <w:tcW w:w="709" w:type="dxa"/>
          </w:tcPr>
          <w:p w14:paraId="1627DC35" w14:textId="77777777" w:rsidR="00016584" w:rsidRDefault="00016584" w:rsidP="0038236E">
            <w:pPr>
              <w:keepNext/>
              <w:keepLines/>
              <w:ind w:left="-108"/>
              <w:jc w:val="right"/>
              <w:rPr>
                <w:spacing w:val="-5"/>
                <w:sz w:val="16"/>
                <w:szCs w:val="16"/>
                <w:lang w:val="en-US"/>
              </w:rPr>
            </w:pPr>
            <w:r>
              <w:rPr>
                <w:spacing w:val="-5"/>
                <w:sz w:val="16"/>
                <w:szCs w:val="16"/>
                <w:lang w:val="en-US"/>
              </w:rPr>
              <w:t>58</w:t>
            </w:r>
          </w:p>
        </w:tc>
        <w:tc>
          <w:tcPr>
            <w:tcW w:w="567" w:type="dxa"/>
          </w:tcPr>
          <w:p w14:paraId="1237A8DC" w14:textId="77777777" w:rsidR="00016584" w:rsidRDefault="00016584" w:rsidP="0038236E">
            <w:pPr>
              <w:keepNext/>
              <w:keepLines/>
              <w:ind w:left="-108"/>
              <w:jc w:val="right"/>
              <w:rPr>
                <w:spacing w:val="-5"/>
                <w:sz w:val="16"/>
                <w:szCs w:val="16"/>
                <w:lang w:val="en-US"/>
              </w:rPr>
            </w:pPr>
            <w:r>
              <w:rPr>
                <w:spacing w:val="-5"/>
                <w:sz w:val="16"/>
                <w:szCs w:val="16"/>
                <w:lang w:val="en-US"/>
              </w:rPr>
              <w:t>44</w:t>
            </w:r>
          </w:p>
        </w:tc>
        <w:tc>
          <w:tcPr>
            <w:tcW w:w="567" w:type="dxa"/>
          </w:tcPr>
          <w:p w14:paraId="7C55BDF6" w14:textId="77777777" w:rsidR="00016584" w:rsidRDefault="00016584" w:rsidP="0038236E">
            <w:pPr>
              <w:keepNext/>
              <w:keepLines/>
              <w:ind w:left="-108"/>
              <w:jc w:val="right"/>
              <w:rPr>
                <w:spacing w:val="-5"/>
                <w:sz w:val="16"/>
                <w:szCs w:val="16"/>
                <w:lang w:val="en-US"/>
              </w:rPr>
            </w:pPr>
            <w:r>
              <w:rPr>
                <w:spacing w:val="-5"/>
                <w:sz w:val="16"/>
                <w:szCs w:val="16"/>
                <w:lang w:val="en-US"/>
              </w:rPr>
              <w:t>52.3 %</w:t>
            </w:r>
          </w:p>
        </w:tc>
      </w:tr>
      <w:tr w:rsidR="00016584" w14:paraId="219906C5" w14:textId="77777777" w:rsidTr="0038236E">
        <w:tc>
          <w:tcPr>
            <w:tcW w:w="1701" w:type="dxa"/>
          </w:tcPr>
          <w:p w14:paraId="4E73089E"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Bustamante-Ubilla M.A.</w:t>
            </w:r>
          </w:p>
        </w:tc>
        <w:tc>
          <w:tcPr>
            <w:tcW w:w="709" w:type="dxa"/>
          </w:tcPr>
          <w:p w14:paraId="2E1E790E" w14:textId="77777777" w:rsidR="00016584" w:rsidRDefault="00016584" w:rsidP="0038236E">
            <w:pPr>
              <w:keepNext/>
              <w:keepLines/>
              <w:ind w:left="-108"/>
              <w:jc w:val="right"/>
              <w:rPr>
                <w:spacing w:val="-5"/>
                <w:sz w:val="16"/>
                <w:szCs w:val="16"/>
                <w:lang w:val="en-US"/>
              </w:rPr>
            </w:pPr>
            <w:r>
              <w:rPr>
                <w:spacing w:val="-5"/>
                <w:sz w:val="16"/>
                <w:szCs w:val="16"/>
                <w:lang w:val="en-US"/>
              </w:rPr>
              <w:t>22</w:t>
            </w:r>
          </w:p>
        </w:tc>
        <w:tc>
          <w:tcPr>
            <w:tcW w:w="709" w:type="dxa"/>
          </w:tcPr>
          <w:p w14:paraId="6216E646" w14:textId="77777777" w:rsidR="00016584" w:rsidRDefault="00016584" w:rsidP="0038236E">
            <w:pPr>
              <w:keepNext/>
              <w:keepLines/>
              <w:ind w:left="-108"/>
              <w:jc w:val="right"/>
              <w:rPr>
                <w:spacing w:val="-5"/>
                <w:sz w:val="16"/>
                <w:szCs w:val="16"/>
                <w:lang w:val="en-US"/>
              </w:rPr>
            </w:pPr>
            <w:r>
              <w:rPr>
                <w:spacing w:val="-5"/>
                <w:sz w:val="16"/>
                <w:szCs w:val="16"/>
                <w:lang w:val="en-US"/>
              </w:rPr>
              <w:t>117</w:t>
            </w:r>
          </w:p>
        </w:tc>
        <w:tc>
          <w:tcPr>
            <w:tcW w:w="567" w:type="dxa"/>
          </w:tcPr>
          <w:p w14:paraId="238D039E" w14:textId="77777777" w:rsidR="00016584" w:rsidRDefault="00016584" w:rsidP="0038236E">
            <w:pPr>
              <w:keepNext/>
              <w:keepLines/>
              <w:ind w:left="-108"/>
              <w:jc w:val="right"/>
              <w:rPr>
                <w:spacing w:val="-5"/>
                <w:sz w:val="16"/>
                <w:szCs w:val="16"/>
                <w:lang w:val="en-US"/>
              </w:rPr>
            </w:pPr>
            <w:r>
              <w:rPr>
                <w:spacing w:val="-5"/>
                <w:sz w:val="16"/>
                <w:szCs w:val="16"/>
                <w:lang w:val="en-US"/>
              </w:rPr>
              <w:t>42</w:t>
            </w:r>
          </w:p>
        </w:tc>
        <w:tc>
          <w:tcPr>
            <w:tcW w:w="567" w:type="dxa"/>
          </w:tcPr>
          <w:p w14:paraId="73D0855C" w14:textId="77777777" w:rsidR="00016584" w:rsidRDefault="00016584" w:rsidP="0038236E">
            <w:pPr>
              <w:keepNext/>
              <w:keepLines/>
              <w:ind w:left="-108"/>
              <w:jc w:val="right"/>
              <w:rPr>
                <w:spacing w:val="-5"/>
                <w:sz w:val="16"/>
                <w:szCs w:val="16"/>
                <w:lang w:val="en-US"/>
              </w:rPr>
            </w:pPr>
            <w:r>
              <w:rPr>
                <w:spacing w:val="-5"/>
                <w:sz w:val="16"/>
                <w:szCs w:val="16"/>
                <w:lang w:val="en-US"/>
              </w:rPr>
              <w:t>52.4 %</w:t>
            </w:r>
          </w:p>
        </w:tc>
      </w:tr>
      <w:tr w:rsidR="00016584" w14:paraId="460DB904" w14:textId="77777777" w:rsidTr="0038236E">
        <w:tc>
          <w:tcPr>
            <w:tcW w:w="1701" w:type="dxa"/>
          </w:tcPr>
          <w:p w14:paraId="06A58012" w14:textId="77777777" w:rsidR="00016584" w:rsidRPr="00537AB1" w:rsidRDefault="00016584" w:rsidP="0038236E">
            <w:pPr>
              <w:keepNext/>
              <w:keepLines/>
              <w:ind w:left="-108"/>
              <w:rPr>
                <w:spacing w:val="-5"/>
                <w:sz w:val="16"/>
                <w:szCs w:val="16"/>
                <w:lang w:val="en-US"/>
              </w:rPr>
            </w:pPr>
            <w:r w:rsidRPr="00EC4F91">
              <w:rPr>
                <w:spacing w:val="-5"/>
                <w:sz w:val="16"/>
                <w:szCs w:val="16"/>
                <w:lang w:val="en-US"/>
              </w:rPr>
              <w:t>Fontalvo-Herrera, T.</w:t>
            </w:r>
          </w:p>
        </w:tc>
        <w:tc>
          <w:tcPr>
            <w:tcW w:w="709" w:type="dxa"/>
          </w:tcPr>
          <w:p w14:paraId="162EF77A" w14:textId="77777777" w:rsidR="00016584" w:rsidRDefault="00016584" w:rsidP="0038236E">
            <w:pPr>
              <w:keepNext/>
              <w:keepLines/>
              <w:ind w:left="-108"/>
              <w:jc w:val="right"/>
              <w:rPr>
                <w:spacing w:val="-5"/>
                <w:sz w:val="16"/>
                <w:szCs w:val="16"/>
                <w:lang w:val="en-US"/>
              </w:rPr>
            </w:pPr>
            <w:r>
              <w:rPr>
                <w:spacing w:val="-5"/>
                <w:sz w:val="16"/>
                <w:szCs w:val="16"/>
                <w:lang w:val="en-US"/>
              </w:rPr>
              <w:t>21</w:t>
            </w:r>
          </w:p>
        </w:tc>
        <w:tc>
          <w:tcPr>
            <w:tcW w:w="709" w:type="dxa"/>
          </w:tcPr>
          <w:p w14:paraId="22D8BAFF" w14:textId="77777777" w:rsidR="00016584" w:rsidRDefault="00016584" w:rsidP="0038236E">
            <w:pPr>
              <w:keepNext/>
              <w:keepLines/>
              <w:ind w:left="-108"/>
              <w:jc w:val="right"/>
              <w:rPr>
                <w:spacing w:val="-5"/>
                <w:sz w:val="16"/>
                <w:szCs w:val="16"/>
                <w:lang w:val="en-US"/>
              </w:rPr>
            </w:pPr>
            <w:r>
              <w:rPr>
                <w:spacing w:val="-5"/>
                <w:sz w:val="16"/>
                <w:szCs w:val="16"/>
                <w:lang w:val="en-US"/>
              </w:rPr>
              <w:t>167</w:t>
            </w:r>
          </w:p>
        </w:tc>
        <w:tc>
          <w:tcPr>
            <w:tcW w:w="567" w:type="dxa"/>
          </w:tcPr>
          <w:p w14:paraId="6F8A7A89" w14:textId="77777777" w:rsidR="00016584" w:rsidRDefault="00016584" w:rsidP="0038236E">
            <w:pPr>
              <w:keepNext/>
              <w:keepLines/>
              <w:ind w:left="-108"/>
              <w:jc w:val="right"/>
              <w:rPr>
                <w:spacing w:val="-5"/>
                <w:sz w:val="16"/>
                <w:szCs w:val="16"/>
                <w:lang w:val="en-US"/>
              </w:rPr>
            </w:pPr>
            <w:r>
              <w:rPr>
                <w:spacing w:val="-5"/>
                <w:sz w:val="16"/>
                <w:szCs w:val="16"/>
                <w:lang w:val="en-US"/>
              </w:rPr>
              <w:t>46</w:t>
            </w:r>
          </w:p>
        </w:tc>
        <w:tc>
          <w:tcPr>
            <w:tcW w:w="567" w:type="dxa"/>
          </w:tcPr>
          <w:p w14:paraId="2E8BD8ED" w14:textId="77777777" w:rsidR="00016584" w:rsidRDefault="00016584" w:rsidP="0038236E">
            <w:pPr>
              <w:keepNext/>
              <w:keepLines/>
              <w:ind w:left="-108"/>
              <w:jc w:val="right"/>
              <w:rPr>
                <w:spacing w:val="-5"/>
                <w:sz w:val="16"/>
                <w:szCs w:val="16"/>
                <w:lang w:val="en-US"/>
              </w:rPr>
            </w:pPr>
            <w:r>
              <w:rPr>
                <w:spacing w:val="-5"/>
                <w:sz w:val="16"/>
                <w:szCs w:val="16"/>
                <w:lang w:val="en-US"/>
              </w:rPr>
              <w:t>45.7 %</w:t>
            </w:r>
          </w:p>
        </w:tc>
      </w:tr>
      <w:tr w:rsidR="00016584" w14:paraId="11663111" w14:textId="77777777" w:rsidTr="0038236E">
        <w:tc>
          <w:tcPr>
            <w:tcW w:w="1701" w:type="dxa"/>
          </w:tcPr>
          <w:p w14:paraId="177F9BC8" w14:textId="77777777" w:rsidR="00016584" w:rsidRPr="00537AB1" w:rsidRDefault="00016584" w:rsidP="0038236E">
            <w:pPr>
              <w:keepNext/>
              <w:keepLines/>
              <w:ind w:left="-108"/>
              <w:rPr>
                <w:spacing w:val="-5"/>
                <w:sz w:val="16"/>
                <w:szCs w:val="16"/>
                <w:lang w:val="en-US"/>
              </w:rPr>
            </w:pPr>
            <w:proofErr w:type="spellStart"/>
            <w:r w:rsidRPr="008C5F3D">
              <w:rPr>
                <w:spacing w:val="-5"/>
                <w:sz w:val="16"/>
                <w:szCs w:val="16"/>
                <w:lang w:val="en-US"/>
              </w:rPr>
              <w:t>Castrillón</w:t>
            </w:r>
            <w:proofErr w:type="spellEnd"/>
            <w:r w:rsidRPr="008C5F3D">
              <w:rPr>
                <w:spacing w:val="-5"/>
                <w:sz w:val="16"/>
                <w:szCs w:val="16"/>
                <w:lang w:val="en-US"/>
              </w:rPr>
              <w:t xml:space="preserve"> O.D.</w:t>
            </w:r>
          </w:p>
        </w:tc>
        <w:tc>
          <w:tcPr>
            <w:tcW w:w="709" w:type="dxa"/>
          </w:tcPr>
          <w:p w14:paraId="15880C85" w14:textId="77777777" w:rsidR="00016584" w:rsidRDefault="00016584" w:rsidP="0038236E">
            <w:pPr>
              <w:keepNext/>
              <w:keepLines/>
              <w:ind w:left="-108"/>
              <w:jc w:val="right"/>
              <w:rPr>
                <w:spacing w:val="-5"/>
                <w:sz w:val="16"/>
                <w:szCs w:val="16"/>
                <w:lang w:val="en-US"/>
              </w:rPr>
            </w:pPr>
            <w:r>
              <w:rPr>
                <w:spacing w:val="-5"/>
                <w:sz w:val="16"/>
                <w:szCs w:val="16"/>
                <w:lang w:val="en-US"/>
              </w:rPr>
              <w:t>20</w:t>
            </w:r>
          </w:p>
        </w:tc>
        <w:tc>
          <w:tcPr>
            <w:tcW w:w="709" w:type="dxa"/>
          </w:tcPr>
          <w:p w14:paraId="1F54FB06" w14:textId="77777777" w:rsidR="00016584" w:rsidRDefault="00016584" w:rsidP="0038236E">
            <w:pPr>
              <w:keepNext/>
              <w:keepLines/>
              <w:ind w:left="-108"/>
              <w:jc w:val="right"/>
              <w:rPr>
                <w:spacing w:val="-5"/>
                <w:sz w:val="16"/>
                <w:szCs w:val="16"/>
                <w:lang w:val="en-US"/>
              </w:rPr>
            </w:pPr>
            <w:r>
              <w:rPr>
                <w:spacing w:val="-5"/>
                <w:sz w:val="16"/>
                <w:szCs w:val="16"/>
                <w:lang w:val="en-US"/>
              </w:rPr>
              <w:t>110</w:t>
            </w:r>
          </w:p>
        </w:tc>
        <w:tc>
          <w:tcPr>
            <w:tcW w:w="567" w:type="dxa"/>
          </w:tcPr>
          <w:p w14:paraId="1A2ECB35" w14:textId="77777777" w:rsidR="00016584" w:rsidRDefault="00016584" w:rsidP="0038236E">
            <w:pPr>
              <w:keepNext/>
              <w:keepLines/>
              <w:ind w:left="-108"/>
              <w:jc w:val="right"/>
              <w:rPr>
                <w:spacing w:val="-5"/>
                <w:sz w:val="16"/>
                <w:szCs w:val="16"/>
                <w:lang w:val="en-US"/>
              </w:rPr>
            </w:pPr>
            <w:r>
              <w:rPr>
                <w:spacing w:val="-5"/>
                <w:sz w:val="16"/>
                <w:szCs w:val="16"/>
                <w:lang w:val="en-US"/>
              </w:rPr>
              <w:t>33</w:t>
            </w:r>
          </w:p>
        </w:tc>
        <w:tc>
          <w:tcPr>
            <w:tcW w:w="567" w:type="dxa"/>
          </w:tcPr>
          <w:p w14:paraId="1036624F" w14:textId="77777777" w:rsidR="00016584" w:rsidRDefault="00016584" w:rsidP="0038236E">
            <w:pPr>
              <w:keepNext/>
              <w:keepLines/>
              <w:ind w:left="-108"/>
              <w:jc w:val="right"/>
              <w:rPr>
                <w:spacing w:val="-5"/>
                <w:sz w:val="16"/>
                <w:szCs w:val="16"/>
                <w:lang w:val="en-US"/>
              </w:rPr>
            </w:pPr>
            <w:r>
              <w:rPr>
                <w:spacing w:val="-5"/>
                <w:sz w:val="16"/>
                <w:szCs w:val="16"/>
                <w:lang w:val="en-US"/>
              </w:rPr>
              <w:t>60.6 %</w:t>
            </w:r>
          </w:p>
        </w:tc>
      </w:tr>
      <w:tr w:rsidR="00016584" w14:paraId="35833B35" w14:textId="77777777" w:rsidTr="0038236E">
        <w:tc>
          <w:tcPr>
            <w:tcW w:w="1701" w:type="dxa"/>
            <w:tcBorders>
              <w:bottom w:val="single" w:sz="4" w:space="0" w:color="auto"/>
            </w:tcBorders>
          </w:tcPr>
          <w:p w14:paraId="18750DC7" w14:textId="77777777" w:rsidR="00016584" w:rsidRPr="00537AB1" w:rsidRDefault="00016584" w:rsidP="0038236E">
            <w:pPr>
              <w:keepNext/>
              <w:keepLines/>
              <w:ind w:left="-108"/>
              <w:rPr>
                <w:spacing w:val="-5"/>
                <w:sz w:val="16"/>
                <w:szCs w:val="16"/>
                <w:lang w:val="en-US"/>
              </w:rPr>
            </w:pPr>
            <w:r w:rsidRPr="008C5F3D">
              <w:rPr>
                <w:spacing w:val="-5"/>
                <w:sz w:val="16"/>
                <w:szCs w:val="16"/>
                <w:lang w:val="en-US"/>
              </w:rPr>
              <w:t>Zapata J.E.</w:t>
            </w:r>
          </w:p>
        </w:tc>
        <w:tc>
          <w:tcPr>
            <w:tcW w:w="709" w:type="dxa"/>
            <w:tcBorders>
              <w:bottom w:val="single" w:sz="4" w:space="0" w:color="auto"/>
            </w:tcBorders>
          </w:tcPr>
          <w:p w14:paraId="5D9E5266" w14:textId="77777777" w:rsidR="00016584" w:rsidRDefault="00016584" w:rsidP="0038236E">
            <w:pPr>
              <w:keepNext/>
              <w:keepLines/>
              <w:ind w:left="-108"/>
              <w:jc w:val="right"/>
              <w:rPr>
                <w:spacing w:val="-5"/>
                <w:sz w:val="16"/>
                <w:szCs w:val="16"/>
                <w:lang w:val="en-US"/>
              </w:rPr>
            </w:pPr>
            <w:r>
              <w:rPr>
                <w:spacing w:val="-5"/>
                <w:sz w:val="16"/>
                <w:szCs w:val="16"/>
                <w:lang w:val="en-US"/>
              </w:rPr>
              <w:t>20</w:t>
            </w:r>
          </w:p>
        </w:tc>
        <w:tc>
          <w:tcPr>
            <w:tcW w:w="709" w:type="dxa"/>
            <w:tcBorders>
              <w:bottom w:val="single" w:sz="4" w:space="0" w:color="auto"/>
            </w:tcBorders>
          </w:tcPr>
          <w:p w14:paraId="1DCBFB5B" w14:textId="77777777" w:rsidR="00016584" w:rsidRDefault="00016584" w:rsidP="0038236E">
            <w:pPr>
              <w:keepNext/>
              <w:keepLines/>
              <w:ind w:left="-108"/>
              <w:jc w:val="right"/>
              <w:rPr>
                <w:spacing w:val="-5"/>
                <w:sz w:val="16"/>
                <w:szCs w:val="16"/>
                <w:lang w:val="en-US"/>
              </w:rPr>
            </w:pPr>
            <w:r>
              <w:rPr>
                <w:spacing w:val="-5"/>
                <w:sz w:val="16"/>
                <w:szCs w:val="16"/>
                <w:lang w:val="en-US"/>
              </w:rPr>
              <w:t>109</w:t>
            </w:r>
          </w:p>
        </w:tc>
        <w:tc>
          <w:tcPr>
            <w:tcW w:w="567" w:type="dxa"/>
            <w:tcBorders>
              <w:bottom w:val="single" w:sz="4" w:space="0" w:color="auto"/>
            </w:tcBorders>
          </w:tcPr>
          <w:p w14:paraId="3576A5E8" w14:textId="77777777" w:rsidR="00016584" w:rsidRDefault="00016584" w:rsidP="0038236E">
            <w:pPr>
              <w:keepNext/>
              <w:keepLines/>
              <w:ind w:left="-108"/>
              <w:jc w:val="right"/>
              <w:rPr>
                <w:spacing w:val="-5"/>
                <w:sz w:val="16"/>
                <w:szCs w:val="16"/>
                <w:lang w:val="en-US"/>
              </w:rPr>
            </w:pPr>
            <w:r>
              <w:rPr>
                <w:spacing w:val="-5"/>
                <w:sz w:val="16"/>
                <w:szCs w:val="16"/>
                <w:lang w:val="en-US"/>
              </w:rPr>
              <w:t>48</w:t>
            </w:r>
          </w:p>
        </w:tc>
        <w:tc>
          <w:tcPr>
            <w:tcW w:w="567" w:type="dxa"/>
            <w:tcBorders>
              <w:bottom w:val="single" w:sz="4" w:space="0" w:color="auto"/>
            </w:tcBorders>
          </w:tcPr>
          <w:p w14:paraId="23C77293" w14:textId="77777777" w:rsidR="00016584" w:rsidRDefault="00016584" w:rsidP="0038236E">
            <w:pPr>
              <w:keepNext/>
              <w:keepLines/>
              <w:ind w:left="-108"/>
              <w:jc w:val="right"/>
              <w:rPr>
                <w:spacing w:val="-5"/>
                <w:sz w:val="16"/>
                <w:szCs w:val="16"/>
                <w:lang w:val="en-US"/>
              </w:rPr>
            </w:pPr>
            <w:r>
              <w:rPr>
                <w:spacing w:val="-5"/>
                <w:sz w:val="16"/>
                <w:szCs w:val="16"/>
                <w:lang w:val="en-US"/>
              </w:rPr>
              <w:t>41.7 %</w:t>
            </w:r>
          </w:p>
        </w:tc>
      </w:tr>
    </w:tbl>
    <w:p w14:paraId="068336E0" w14:textId="77777777" w:rsidR="00016584" w:rsidRPr="00620508" w:rsidRDefault="00016584" w:rsidP="00016584">
      <w:pPr>
        <w:keepNext/>
        <w:keepLines/>
        <w:rPr>
          <w:spacing w:val="-5"/>
          <w:sz w:val="16"/>
          <w:szCs w:val="16"/>
          <w:lang w:val="en-US"/>
        </w:rPr>
      </w:pPr>
      <w:r w:rsidRPr="00C55E17">
        <w:rPr>
          <w:sz w:val="16"/>
          <w:szCs w:val="16"/>
          <w:lang w:val="en-US"/>
        </w:rPr>
        <w:t>Source: The authors.</w:t>
      </w:r>
    </w:p>
    <w:p w14:paraId="72DCE1F3" w14:textId="77777777" w:rsidR="00016584" w:rsidRDefault="00016584" w:rsidP="00016584">
      <w:pPr>
        <w:ind w:firstLine="284"/>
        <w:rPr>
          <w:spacing w:val="-5"/>
          <w:sz w:val="20"/>
          <w:szCs w:val="20"/>
          <w:lang w:val="en-US"/>
        </w:rPr>
      </w:pPr>
    </w:p>
    <w:p w14:paraId="1ED5186C" w14:textId="77777777" w:rsidR="00016584" w:rsidRDefault="00016584" w:rsidP="00016584">
      <w:pPr>
        <w:ind w:firstLine="284"/>
        <w:rPr>
          <w:spacing w:val="-5"/>
          <w:sz w:val="20"/>
          <w:szCs w:val="20"/>
          <w:lang w:val="en-US"/>
        </w:rPr>
      </w:pPr>
    </w:p>
    <w:p w14:paraId="7016A559" w14:textId="77777777" w:rsidR="00016584" w:rsidRDefault="00016584" w:rsidP="00016584">
      <w:pPr>
        <w:keepNext/>
        <w:keepLines/>
        <w:rPr>
          <w:spacing w:val="-5"/>
          <w:sz w:val="16"/>
          <w:szCs w:val="16"/>
          <w:lang w:val="en-US"/>
        </w:rPr>
      </w:pPr>
      <w:r w:rsidRPr="00620508">
        <w:rPr>
          <w:spacing w:val="-5"/>
          <w:sz w:val="16"/>
          <w:szCs w:val="16"/>
          <w:lang w:val="en-US"/>
        </w:rPr>
        <w:t>Table</w:t>
      </w:r>
      <w:r>
        <w:rPr>
          <w:spacing w:val="-5"/>
          <w:sz w:val="16"/>
          <w:szCs w:val="16"/>
          <w:lang w:val="en-US"/>
        </w:rPr>
        <w:t xml:space="preserve"> 2.</w:t>
      </w:r>
    </w:p>
    <w:p w14:paraId="2FD2376D" w14:textId="77777777" w:rsidR="00016584" w:rsidRDefault="00016584" w:rsidP="00016584">
      <w:pPr>
        <w:keepNext/>
        <w:keepLines/>
        <w:rPr>
          <w:spacing w:val="-5"/>
          <w:sz w:val="16"/>
          <w:szCs w:val="16"/>
          <w:lang w:val="en-US"/>
        </w:rPr>
      </w:pPr>
      <w:r>
        <w:rPr>
          <w:spacing w:val="-5"/>
          <w:sz w:val="16"/>
          <w:szCs w:val="16"/>
          <w:lang w:val="en-US"/>
        </w:rPr>
        <w:t>Most Frequent Institutions.</w:t>
      </w:r>
    </w:p>
    <w:tbl>
      <w:tblPr>
        <w:tblStyle w:val="Tablaconcuadrcula"/>
        <w:tblW w:w="4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850"/>
        <w:gridCol w:w="851"/>
        <w:gridCol w:w="709"/>
      </w:tblGrid>
      <w:tr w:rsidR="00016584" w14:paraId="6D415B0D" w14:textId="77777777" w:rsidTr="0038236E">
        <w:tc>
          <w:tcPr>
            <w:tcW w:w="2552" w:type="dxa"/>
            <w:tcBorders>
              <w:top w:val="double" w:sz="4" w:space="0" w:color="auto"/>
              <w:bottom w:val="single" w:sz="4" w:space="0" w:color="auto"/>
            </w:tcBorders>
          </w:tcPr>
          <w:p w14:paraId="2EA5203F" w14:textId="77777777" w:rsidR="00016584" w:rsidRDefault="00016584" w:rsidP="0038236E">
            <w:pPr>
              <w:keepNext/>
              <w:keepLines/>
              <w:ind w:left="-108"/>
              <w:rPr>
                <w:spacing w:val="-5"/>
                <w:sz w:val="16"/>
                <w:szCs w:val="16"/>
                <w:lang w:val="en-US"/>
              </w:rPr>
            </w:pPr>
            <w:r>
              <w:rPr>
                <w:spacing w:val="-5"/>
                <w:sz w:val="16"/>
                <w:szCs w:val="16"/>
                <w:lang w:val="en-US"/>
              </w:rPr>
              <w:t>Name</w:t>
            </w:r>
          </w:p>
        </w:tc>
        <w:tc>
          <w:tcPr>
            <w:tcW w:w="850" w:type="dxa"/>
            <w:tcBorders>
              <w:top w:val="double" w:sz="4" w:space="0" w:color="auto"/>
              <w:bottom w:val="single" w:sz="4" w:space="0" w:color="auto"/>
            </w:tcBorders>
          </w:tcPr>
          <w:p w14:paraId="0FD2EDF3" w14:textId="77777777" w:rsidR="00016584" w:rsidRDefault="00016584" w:rsidP="0038236E">
            <w:pPr>
              <w:keepNext/>
              <w:keepLines/>
              <w:ind w:left="-108"/>
              <w:jc w:val="right"/>
              <w:rPr>
                <w:spacing w:val="-5"/>
                <w:sz w:val="16"/>
                <w:szCs w:val="16"/>
                <w:lang w:val="en-US"/>
              </w:rPr>
            </w:pPr>
            <w:r>
              <w:rPr>
                <w:spacing w:val="-5"/>
                <w:sz w:val="16"/>
                <w:szCs w:val="16"/>
                <w:lang w:val="en-US"/>
              </w:rPr>
              <w:t>Papers</w:t>
            </w:r>
          </w:p>
          <w:p w14:paraId="29FF4DAF" w14:textId="77777777" w:rsidR="00016584" w:rsidRDefault="00016584" w:rsidP="0038236E">
            <w:pPr>
              <w:keepNext/>
              <w:keepLines/>
              <w:ind w:left="-108"/>
              <w:jc w:val="right"/>
              <w:rPr>
                <w:spacing w:val="-5"/>
                <w:sz w:val="16"/>
                <w:szCs w:val="16"/>
                <w:lang w:val="en-US"/>
              </w:rPr>
            </w:pPr>
          </w:p>
        </w:tc>
        <w:tc>
          <w:tcPr>
            <w:tcW w:w="851" w:type="dxa"/>
            <w:tcBorders>
              <w:top w:val="double" w:sz="4" w:space="0" w:color="auto"/>
              <w:bottom w:val="single" w:sz="4" w:space="0" w:color="auto"/>
            </w:tcBorders>
          </w:tcPr>
          <w:p w14:paraId="4253F436" w14:textId="77777777" w:rsidR="00016584" w:rsidRDefault="00016584" w:rsidP="0038236E">
            <w:pPr>
              <w:keepNext/>
              <w:keepLines/>
              <w:ind w:left="-108"/>
              <w:jc w:val="right"/>
              <w:rPr>
                <w:spacing w:val="-5"/>
                <w:sz w:val="16"/>
                <w:szCs w:val="16"/>
                <w:lang w:val="en-US"/>
              </w:rPr>
            </w:pPr>
            <w:r>
              <w:rPr>
                <w:spacing w:val="-5"/>
                <w:sz w:val="16"/>
                <w:szCs w:val="16"/>
                <w:lang w:val="en-US"/>
              </w:rPr>
              <w:t>Global</w:t>
            </w:r>
          </w:p>
          <w:p w14:paraId="29CC99F4" w14:textId="77777777" w:rsidR="00016584" w:rsidRDefault="00016584" w:rsidP="0038236E">
            <w:pPr>
              <w:keepNext/>
              <w:keepLines/>
              <w:ind w:left="-108"/>
              <w:jc w:val="right"/>
              <w:rPr>
                <w:spacing w:val="-5"/>
                <w:sz w:val="16"/>
                <w:szCs w:val="16"/>
                <w:lang w:val="en-US"/>
              </w:rPr>
            </w:pPr>
            <w:r>
              <w:rPr>
                <w:spacing w:val="-5"/>
                <w:sz w:val="16"/>
                <w:szCs w:val="16"/>
                <w:lang w:val="en-US"/>
              </w:rPr>
              <w:t>Citations</w:t>
            </w:r>
          </w:p>
        </w:tc>
        <w:tc>
          <w:tcPr>
            <w:tcW w:w="709" w:type="dxa"/>
            <w:tcBorders>
              <w:top w:val="double" w:sz="4" w:space="0" w:color="auto"/>
              <w:bottom w:val="single" w:sz="4" w:space="0" w:color="auto"/>
            </w:tcBorders>
          </w:tcPr>
          <w:p w14:paraId="293AF36B" w14:textId="77777777" w:rsidR="00016584" w:rsidRDefault="00016584" w:rsidP="0038236E">
            <w:pPr>
              <w:keepNext/>
              <w:keepLines/>
              <w:ind w:left="-108"/>
              <w:jc w:val="right"/>
              <w:rPr>
                <w:spacing w:val="-5"/>
                <w:sz w:val="16"/>
                <w:szCs w:val="16"/>
                <w:lang w:val="en-US"/>
              </w:rPr>
            </w:pPr>
            <w:r>
              <w:rPr>
                <w:spacing w:val="-5"/>
                <w:sz w:val="16"/>
                <w:szCs w:val="16"/>
                <w:lang w:val="en-US"/>
              </w:rPr>
              <w:t>Local</w:t>
            </w:r>
          </w:p>
          <w:p w14:paraId="5599182D" w14:textId="77777777" w:rsidR="00016584" w:rsidRDefault="00016584" w:rsidP="0038236E">
            <w:pPr>
              <w:keepNext/>
              <w:keepLines/>
              <w:ind w:left="-108"/>
              <w:jc w:val="right"/>
              <w:rPr>
                <w:spacing w:val="-5"/>
                <w:sz w:val="16"/>
                <w:szCs w:val="16"/>
                <w:lang w:val="en-US"/>
              </w:rPr>
            </w:pPr>
            <w:r>
              <w:rPr>
                <w:spacing w:val="-5"/>
                <w:sz w:val="16"/>
                <w:szCs w:val="16"/>
                <w:lang w:val="en-US"/>
              </w:rPr>
              <w:t>Citations</w:t>
            </w:r>
          </w:p>
        </w:tc>
      </w:tr>
      <w:tr w:rsidR="00016584" w14:paraId="1DD510F9" w14:textId="77777777" w:rsidTr="0038236E">
        <w:tc>
          <w:tcPr>
            <w:tcW w:w="2552" w:type="dxa"/>
            <w:tcBorders>
              <w:top w:val="single" w:sz="4" w:space="0" w:color="auto"/>
            </w:tcBorders>
          </w:tcPr>
          <w:p w14:paraId="7F4EE05B" w14:textId="77777777" w:rsidR="00016584" w:rsidRDefault="00016584" w:rsidP="0038236E">
            <w:pPr>
              <w:keepNext/>
              <w:keepLines/>
              <w:ind w:left="-108"/>
              <w:rPr>
                <w:spacing w:val="-5"/>
                <w:sz w:val="16"/>
                <w:szCs w:val="16"/>
                <w:lang w:val="en-US"/>
              </w:rPr>
            </w:pPr>
            <w:r w:rsidRPr="00EF69DB">
              <w:rPr>
                <w:spacing w:val="-5"/>
                <w:sz w:val="16"/>
                <w:szCs w:val="16"/>
                <w:lang w:val="en-US"/>
              </w:rPr>
              <w:t xml:space="preserve">Univ </w:t>
            </w:r>
            <w:proofErr w:type="spellStart"/>
            <w:r w:rsidRPr="00EF69DB">
              <w:rPr>
                <w:spacing w:val="-5"/>
                <w:sz w:val="16"/>
                <w:szCs w:val="16"/>
                <w:lang w:val="en-US"/>
              </w:rPr>
              <w:t>Nac</w:t>
            </w:r>
            <w:proofErr w:type="spellEnd"/>
            <w:r w:rsidRPr="00EF69DB">
              <w:rPr>
                <w:spacing w:val="-5"/>
                <w:sz w:val="16"/>
                <w:szCs w:val="16"/>
                <w:lang w:val="en-US"/>
              </w:rPr>
              <w:t xml:space="preserve"> de Colombia (COL)</w:t>
            </w:r>
          </w:p>
        </w:tc>
        <w:tc>
          <w:tcPr>
            <w:tcW w:w="850" w:type="dxa"/>
            <w:tcBorders>
              <w:top w:val="single" w:sz="4" w:space="0" w:color="auto"/>
            </w:tcBorders>
          </w:tcPr>
          <w:p w14:paraId="1001ECC9" w14:textId="77777777" w:rsidR="00016584" w:rsidRDefault="00016584" w:rsidP="0038236E">
            <w:pPr>
              <w:keepNext/>
              <w:keepLines/>
              <w:ind w:left="-108"/>
              <w:jc w:val="right"/>
              <w:rPr>
                <w:spacing w:val="-5"/>
                <w:sz w:val="16"/>
                <w:szCs w:val="16"/>
                <w:lang w:val="en-US"/>
              </w:rPr>
            </w:pPr>
            <w:r>
              <w:rPr>
                <w:spacing w:val="-5"/>
                <w:sz w:val="16"/>
                <w:szCs w:val="16"/>
                <w:lang w:val="en-US"/>
              </w:rPr>
              <w:t>829</w:t>
            </w:r>
          </w:p>
        </w:tc>
        <w:tc>
          <w:tcPr>
            <w:tcW w:w="851" w:type="dxa"/>
            <w:tcBorders>
              <w:top w:val="single" w:sz="4" w:space="0" w:color="auto"/>
            </w:tcBorders>
          </w:tcPr>
          <w:p w14:paraId="34E599E3" w14:textId="77777777" w:rsidR="00016584" w:rsidRDefault="00016584" w:rsidP="0038236E">
            <w:pPr>
              <w:keepNext/>
              <w:keepLines/>
              <w:ind w:left="-108"/>
              <w:jc w:val="right"/>
              <w:rPr>
                <w:spacing w:val="-5"/>
                <w:sz w:val="16"/>
                <w:szCs w:val="16"/>
                <w:lang w:val="en-US"/>
              </w:rPr>
            </w:pPr>
            <w:r>
              <w:rPr>
                <w:spacing w:val="-5"/>
                <w:sz w:val="16"/>
                <w:szCs w:val="16"/>
                <w:lang w:val="en-US"/>
              </w:rPr>
              <w:t>3754</w:t>
            </w:r>
          </w:p>
        </w:tc>
        <w:tc>
          <w:tcPr>
            <w:tcW w:w="709" w:type="dxa"/>
            <w:tcBorders>
              <w:top w:val="single" w:sz="4" w:space="0" w:color="auto"/>
            </w:tcBorders>
          </w:tcPr>
          <w:p w14:paraId="674D5C26" w14:textId="77777777" w:rsidR="00016584" w:rsidRDefault="00016584" w:rsidP="0038236E">
            <w:pPr>
              <w:keepNext/>
              <w:keepLines/>
              <w:ind w:left="-108"/>
              <w:jc w:val="right"/>
              <w:rPr>
                <w:spacing w:val="-5"/>
                <w:sz w:val="16"/>
                <w:szCs w:val="16"/>
                <w:lang w:val="en-US"/>
              </w:rPr>
            </w:pPr>
            <w:r>
              <w:rPr>
                <w:spacing w:val="-5"/>
                <w:sz w:val="16"/>
                <w:szCs w:val="16"/>
                <w:lang w:val="en-US"/>
              </w:rPr>
              <w:t>28</w:t>
            </w:r>
          </w:p>
        </w:tc>
      </w:tr>
      <w:tr w:rsidR="00016584" w14:paraId="2F8CBB23" w14:textId="77777777" w:rsidTr="0038236E">
        <w:tc>
          <w:tcPr>
            <w:tcW w:w="2552" w:type="dxa"/>
          </w:tcPr>
          <w:p w14:paraId="11F8DAE7" w14:textId="77777777" w:rsidR="00016584" w:rsidRDefault="00016584" w:rsidP="0038236E">
            <w:pPr>
              <w:keepNext/>
              <w:keepLines/>
              <w:ind w:left="-108"/>
              <w:rPr>
                <w:spacing w:val="-5"/>
                <w:sz w:val="16"/>
                <w:szCs w:val="16"/>
                <w:lang w:val="en-US"/>
              </w:rPr>
            </w:pPr>
            <w:r w:rsidRPr="008C7E30">
              <w:rPr>
                <w:spacing w:val="-5"/>
                <w:sz w:val="16"/>
                <w:szCs w:val="16"/>
                <w:lang w:val="en-US"/>
              </w:rPr>
              <w:t xml:space="preserve">Inst </w:t>
            </w:r>
            <w:proofErr w:type="spellStart"/>
            <w:r w:rsidRPr="008C7E30">
              <w:rPr>
                <w:spacing w:val="-5"/>
                <w:sz w:val="16"/>
                <w:szCs w:val="16"/>
                <w:lang w:val="en-US"/>
              </w:rPr>
              <w:t>Politec</w:t>
            </w:r>
            <w:proofErr w:type="spellEnd"/>
            <w:r w:rsidRPr="008C7E30">
              <w:rPr>
                <w:spacing w:val="-5"/>
                <w:sz w:val="16"/>
                <w:szCs w:val="16"/>
                <w:lang w:val="en-US"/>
              </w:rPr>
              <w:t xml:space="preserve"> </w:t>
            </w:r>
            <w:proofErr w:type="spellStart"/>
            <w:r w:rsidRPr="008C7E30">
              <w:rPr>
                <w:spacing w:val="-5"/>
                <w:sz w:val="16"/>
                <w:szCs w:val="16"/>
                <w:lang w:val="en-US"/>
              </w:rPr>
              <w:t>Nac</w:t>
            </w:r>
            <w:proofErr w:type="spellEnd"/>
            <w:r w:rsidRPr="008C7E30">
              <w:rPr>
                <w:spacing w:val="-5"/>
                <w:sz w:val="16"/>
                <w:szCs w:val="16"/>
                <w:lang w:val="en-US"/>
              </w:rPr>
              <w:t xml:space="preserve"> (MEX)</w:t>
            </w:r>
          </w:p>
        </w:tc>
        <w:tc>
          <w:tcPr>
            <w:tcW w:w="850" w:type="dxa"/>
          </w:tcPr>
          <w:p w14:paraId="12F29D79" w14:textId="77777777" w:rsidR="00016584" w:rsidRDefault="00016584" w:rsidP="0038236E">
            <w:pPr>
              <w:keepNext/>
              <w:keepLines/>
              <w:ind w:left="-108"/>
              <w:jc w:val="right"/>
              <w:rPr>
                <w:spacing w:val="-5"/>
                <w:sz w:val="16"/>
                <w:szCs w:val="16"/>
                <w:lang w:val="en-US"/>
              </w:rPr>
            </w:pPr>
            <w:r>
              <w:rPr>
                <w:spacing w:val="-5"/>
                <w:sz w:val="16"/>
                <w:szCs w:val="16"/>
                <w:lang w:val="en-US"/>
              </w:rPr>
              <w:t>602</w:t>
            </w:r>
          </w:p>
        </w:tc>
        <w:tc>
          <w:tcPr>
            <w:tcW w:w="851" w:type="dxa"/>
          </w:tcPr>
          <w:p w14:paraId="008FDE5D" w14:textId="77777777" w:rsidR="00016584" w:rsidRDefault="00016584" w:rsidP="0038236E">
            <w:pPr>
              <w:keepNext/>
              <w:keepLines/>
              <w:ind w:left="-108"/>
              <w:jc w:val="right"/>
              <w:rPr>
                <w:spacing w:val="-5"/>
                <w:sz w:val="16"/>
                <w:szCs w:val="16"/>
                <w:lang w:val="en-US"/>
              </w:rPr>
            </w:pPr>
            <w:r>
              <w:rPr>
                <w:spacing w:val="-5"/>
                <w:sz w:val="16"/>
                <w:szCs w:val="16"/>
                <w:lang w:val="en-US"/>
              </w:rPr>
              <w:t>2342</w:t>
            </w:r>
          </w:p>
        </w:tc>
        <w:tc>
          <w:tcPr>
            <w:tcW w:w="709" w:type="dxa"/>
          </w:tcPr>
          <w:p w14:paraId="2A523A21" w14:textId="77777777" w:rsidR="00016584" w:rsidRDefault="00016584" w:rsidP="0038236E">
            <w:pPr>
              <w:keepNext/>
              <w:keepLines/>
              <w:ind w:left="-108"/>
              <w:jc w:val="right"/>
              <w:rPr>
                <w:spacing w:val="-5"/>
                <w:sz w:val="16"/>
                <w:szCs w:val="16"/>
                <w:lang w:val="en-US"/>
              </w:rPr>
            </w:pPr>
            <w:r>
              <w:rPr>
                <w:spacing w:val="-5"/>
                <w:sz w:val="16"/>
                <w:szCs w:val="16"/>
                <w:lang w:val="en-US"/>
              </w:rPr>
              <w:t>39</w:t>
            </w:r>
          </w:p>
        </w:tc>
      </w:tr>
      <w:tr w:rsidR="00016584" w14:paraId="2F6658AD" w14:textId="77777777" w:rsidTr="0038236E">
        <w:tc>
          <w:tcPr>
            <w:tcW w:w="2552" w:type="dxa"/>
          </w:tcPr>
          <w:p w14:paraId="44F40711" w14:textId="77777777" w:rsidR="00016584" w:rsidRDefault="00016584" w:rsidP="0038236E">
            <w:pPr>
              <w:keepNext/>
              <w:keepLines/>
              <w:ind w:left="-108"/>
              <w:rPr>
                <w:spacing w:val="-5"/>
                <w:sz w:val="16"/>
                <w:szCs w:val="16"/>
                <w:lang w:val="en-US"/>
              </w:rPr>
            </w:pPr>
            <w:r w:rsidRPr="008C7E30">
              <w:rPr>
                <w:spacing w:val="-5"/>
                <w:sz w:val="16"/>
                <w:szCs w:val="16"/>
                <w:lang w:val="en-US"/>
              </w:rPr>
              <w:t>Univ de Antioquia (COL)</w:t>
            </w:r>
          </w:p>
        </w:tc>
        <w:tc>
          <w:tcPr>
            <w:tcW w:w="850" w:type="dxa"/>
          </w:tcPr>
          <w:p w14:paraId="60BFF519" w14:textId="77777777" w:rsidR="00016584" w:rsidRDefault="00016584" w:rsidP="0038236E">
            <w:pPr>
              <w:keepNext/>
              <w:keepLines/>
              <w:ind w:left="-108"/>
              <w:jc w:val="right"/>
              <w:rPr>
                <w:spacing w:val="-5"/>
                <w:sz w:val="16"/>
                <w:szCs w:val="16"/>
                <w:lang w:val="en-US"/>
              </w:rPr>
            </w:pPr>
            <w:r>
              <w:rPr>
                <w:spacing w:val="-5"/>
                <w:sz w:val="16"/>
                <w:szCs w:val="16"/>
                <w:lang w:val="en-US"/>
              </w:rPr>
              <w:t>353</w:t>
            </w:r>
          </w:p>
        </w:tc>
        <w:tc>
          <w:tcPr>
            <w:tcW w:w="851" w:type="dxa"/>
          </w:tcPr>
          <w:p w14:paraId="3F2AA11D" w14:textId="77777777" w:rsidR="00016584" w:rsidRDefault="00016584" w:rsidP="0038236E">
            <w:pPr>
              <w:keepNext/>
              <w:keepLines/>
              <w:ind w:left="-108"/>
              <w:jc w:val="right"/>
              <w:rPr>
                <w:spacing w:val="-5"/>
                <w:sz w:val="16"/>
                <w:szCs w:val="16"/>
                <w:lang w:val="en-US"/>
              </w:rPr>
            </w:pPr>
            <w:r>
              <w:rPr>
                <w:spacing w:val="-5"/>
                <w:sz w:val="16"/>
                <w:szCs w:val="16"/>
                <w:lang w:val="en-US"/>
              </w:rPr>
              <w:t>1406</w:t>
            </w:r>
          </w:p>
        </w:tc>
        <w:tc>
          <w:tcPr>
            <w:tcW w:w="709" w:type="dxa"/>
          </w:tcPr>
          <w:p w14:paraId="6173B7FD" w14:textId="77777777" w:rsidR="00016584" w:rsidRDefault="00016584" w:rsidP="0038236E">
            <w:pPr>
              <w:keepNext/>
              <w:keepLines/>
              <w:ind w:left="-108"/>
              <w:jc w:val="right"/>
              <w:rPr>
                <w:spacing w:val="-5"/>
                <w:sz w:val="16"/>
                <w:szCs w:val="16"/>
                <w:lang w:val="en-US"/>
              </w:rPr>
            </w:pPr>
            <w:r>
              <w:rPr>
                <w:spacing w:val="-5"/>
                <w:sz w:val="16"/>
                <w:szCs w:val="16"/>
                <w:lang w:val="en-US"/>
              </w:rPr>
              <w:t>6</w:t>
            </w:r>
          </w:p>
        </w:tc>
      </w:tr>
      <w:tr w:rsidR="00016584" w14:paraId="15CF7A63" w14:textId="77777777" w:rsidTr="0038236E">
        <w:tc>
          <w:tcPr>
            <w:tcW w:w="2552" w:type="dxa"/>
          </w:tcPr>
          <w:p w14:paraId="0464B0AE" w14:textId="77777777" w:rsidR="00016584" w:rsidRDefault="00016584" w:rsidP="0038236E">
            <w:pPr>
              <w:keepNext/>
              <w:keepLines/>
              <w:ind w:left="-108"/>
              <w:rPr>
                <w:spacing w:val="-5"/>
                <w:sz w:val="16"/>
                <w:szCs w:val="16"/>
                <w:lang w:val="en-US"/>
              </w:rPr>
            </w:pPr>
            <w:r w:rsidRPr="008C7E30">
              <w:rPr>
                <w:spacing w:val="-5"/>
                <w:sz w:val="16"/>
                <w:szCs w:val="16"/>
                <w:lang w:val="en-US"/>
              </w:rPr>
              <w:t xml:space="preserve">Univ </w:t>
            </w:r>
            <w:proofErr w:type="spellStart"/>
            <w:r w:rsidRPr="008C7E30">
              <w:rPr>
                <w:spacing w:val="-5"/>
                <w:sz w:val="16"/>
                <w:szCs w:val="16"/>
                <w:lang w:val="en-US"/>
              </w:rPr>
              <w:t>Nac</w:t>
            </w:r>
            <w:proofErr w:type="spellEnd"/>
            <w:r w:rsidRPr="008C7E30">
              <w:rPr>
                <w:spacing w:val="-5"/>
                <w:sz w:val="16"/>
                <w:szCs w:val="16"/>
                <w:lang w:val="en-US"/>
              </w:rPr>
              <w:t xml:space="preserve"> </w:t>
            </w:r>
            <w:proofErr w:type="spellStart"/>
            <w:r w:rsidRPr="008C7E30">
              <w:rPr>
                <w:spacing w:val="-5"/>
                <w:sz w:val="16"/>
                <w:szCs w:val="16"/>
                <w:lang w:val="en-US"/>
              </w:rPr>
              <w:t>Autonoma</w:t>
            </w:r>
            <w:proofErr w:type="spellEnd"/>
            <w:r w:rsidRPr="008C7E30">
              <w:rPr>
                <w:spacing w:val="-5"/>
                <w:sz w:val="16"/>
                <w:szCs w:val="16"/>
                <w:lang w:val="en-US"/>
              </w:rPr>
              <w:t xml:space="preserve"> de Mexico (MEX)</w:t>
            </w:r>
          </w:p>
        </w:tc>
        <w:tc>
          <w:tcPr>
            <w:tcW w:w="850" w:type="dxa"/>
          </w:tcPr>
          <w:p w14:paraId="25DAAFCC" w14:textId="77777777" w:rsidR="00016584" w:rsidRDefault="00016584" w:rsidP="0038236E">
            <w:pPr>
              <w:keepNext/>
              <w:keepLines/>
              <w:ind w:left="-108"/>
              <w:jc w:val="right"/>
              <w:rPr>
                <w:spacing w:val="-5"/>
                <w:sz w:val="16"/>
                <w:szCs w:val="16"/>
                <w:lang w:val="en-US"/>
              </w:rPr>
            </w:pPr>
            <w:r>
              <w:rPr>
                <w:spacing w:val="-5"/>
                <w:sz w:val="16"/>
                <w:szCs w:val="16"/>
                <w:lang w:val="en-US"/>
              </w:rPr>
              <w:t>254</w:t>
            </w:r>
          </w:p>
        </w:tc>
        <w:tc>
          <w:tcPr>
            <w:tcW w:w="851" w:type="dxa"/>
          </w:tcPr>
          <w:p w14:paraId="5196DB82" w14:textId="77777777" w:rsidR="00016584" w:rsidRDefault="00016584" w:rsidP="0038236E">
            <w:pPr>
              <w:keepNext/>
              <w:keepLines/>
              <w:ind w:left="-108"/>
              <w:jc w:val="right"/>
              <w:rPr>
                <w:spacing w:val="-5"/>
                <w:sz w:val="16"/>
                <w:szCs w:val="16"/>
                <w:lang w:val="en-US"/>
              </w:rPr>
            </w:pPr>
            <w:r>
              <w:rPr>
                <w:spacing w:val="-5"/>
                <w:sz w:val="16"/>
                <w:szCs w:val="16"/>
                <w:lang w:val="en-US"/>
              </w:rPr>
              <w:t>1171</w:t>
            </w:r>
          </w:p>
        </w:tc>
        <w:tc>
          <w:tcPr>
            <w:tcW w:w="709" w:type="dxa"/>
          </w:tcPr>
          <w:p w14:paraId="236FDF1F" w14:textId="77777777" w:rsidR="00016584" w:rsidRDefault="00016584" w:rsidP="0038236E">
            <w:pPr>
              <w:keepNext/>
              <w:keepLines/>
              <w:ind w:left="-108"/>
              <w:jc w:val="right"/>
              <w:rPr>
                <w:spacing w:val="-5"/>
                <w:sz w:val="16"/>
                <w:szCs w:val="16"/>
                <w:lang w:val="en-US"/>
              </w:rPr>
            </w:pPr>
            <w:r>
              <w:rPr>
                <w:spacing w:val="-5"/>
                <w:sz w:val="16"/>
                <w:szCs w:val="16"/>
                <w:lang w:val="en-US"/>
              </w:rPr>
              <w:t>13</w:t>
            </w:r>
          </w:p>
        </w:tc>
      </w:tr>
      <w:tr w:rsidR="00016584" w14:paraId="588993B6" w14:textId="77777777" w:rsidTr="0038236E">
        <w:tc>
          <w:tcPr>
            <w:tcW w:w="2552" w:type="dxa"/>
          </w:tcPr>
          <w:p w14:paraId="5396DE70" w14:textId="77777777" w:rsidR="00016584" w:rsidRDefault="00016584" w:rsidP="0038236E">
            <w:pPr>
              <w:keepNext/>
              <w:keepLines/>
              <w:ind w:left="-108"/>
              <w:rPr>
                <w:spacing w:val="-5"/>
                <w:sz w:val="16"/>
                <w:szCs w:val="16"/>
                <w:lang w:val="en-US"/>
              </w:rPr>
            </w:pPr>
            <w:r w:rsidRPr="008C7E30">
              <w:rPr>
                <w:spacing w:val="-5"/>
                <w:sz w:val="16"/>
                <w:szCs w:val="16"/>
                <w:lang w:val="en-US"/>
              </w:rPr>
              <w:t xml:space="preserve">Univ </w:t>
            </w:r>
            <w:proofErr w:type="spellStart"/>
            <w:r w:rsidRPr="008C7E30">
              <w:rPr>
                <w:spacing w:val="-5"/>
                <w:sz w:val="16"/>
                <w:szCs w:val="16"/>
                <w:lang w:val="en-US"/>
              </w:rPr>
              <w:t>Autonoma</w:t>
            </w:r>
            <w:proofErr w:type="spellEnd"/>
            <w:r w:rsidRPr="008C7E30">
              <w:rPr>
                <w:spacing w:val="-5"/>
                <w:sz w:val="16"/>
                <w:szCs w:val="16"/>
                <w:lang w:val="en-US"/>
              </w:rPr>
              <w:t xml:space="preserve"> </w:t>
            </w:r>
            <w:proofErr w:type="spellStart"/>
            <w:r w:rsidRPr="008C7E30">
              <w:rPr>
                <w:spacing w:val="-5"/>
                <w:sz w:val="16"/>
                <w:szCs w:val="16"/>
                <w:lang w:val="en-US"/>
              </w:rPr>
              <w:t>Metropolitana</w:t>
            </w:r>
            <w:proofErr w:type="spellEnd"/>
            <w:r w:rsidRPr="008C7E30">
              <w:rPr>
                <w:spacing w:val="-5"/>
                <w:sz w:val="16"/>
                <w:szCs w:val="16"/>
                <w:lang w:val="en-US"/>
              </w:rPr>
              <w:t xml:space="preserve"> (MEX)</w:t>
            </w:r>
          </w:p>
        </w:tc>
        <w:tc>
          <w:tcPr>
            <w:tcW w:w="850" w:type="dxa"/>
          </w:tcPr>
          <w:p w14:paraId="5DE04A8C" w14:textId="77777777" w:rsidR="00016584" w:rsidRDefault="00016584" w:rsidP="0038236E">
            <w:pPr>
              <w:keepNext/>
              <w:keepLines/>
              <w:ind w:left="-108"/>
              <w:jc w:val="right"/>
              <w:rPr>
                <w:spacing w:val="-5"/>
                <w:sz w:val="16"/>
                <w:szCs w:val="16"/>
                <w:lang w:val="en-US"/>
              </w:rPr>
            </w:pPr>
            <w:r>
              <w:rPr>
                <w:spacing w:val="-5"/>
                <w:sz w:val="16"/>
                <w:szCs w:val="16"/>
                <w:lang w:val="en-US"/>
              </w:rPr>
              <w:t>248</w:t>
            </w:r>
          </w:p>
        </w:tc>
        <w:tc>
          <w:tcPr>
            <w:tcW w:w="851" w:type="dxa"/>
          </w:tcPr>
          <w:p w14:paraId="0098D13A" w14:textId="77777777" w:rsidR="00016584" w:rsidRDefault="00016584" w:rsidP="0038236E">
            <w:pPr>
              <w:keepNext/>
              <w:keepLines/>
              <w:ind w:left="-108"/>
              <w:jc w:val="right"/>
              <w:rPr>
                <w:spacing w:val="-5"/>
                <w:sz w:val="16"/>
                <w:szCs w:val="16"/>
                <w:lang w:val="en-US"/>
              </w:rPr>
            </w:pPr>
            <w:r>
              <w:rPr>
                <w:spacing w:val="-5"/>
                <w:sz w:val="16"/>
                <w:szCs w:val="16"/>
                <w:lang w:val="en-US"/>
              </w:rPr>
              <w:t>910</w:t>
            </w:r>
          </w:p>
        </w:tc>
        <w:tc>
          <w:tcPr>
            <w:tcW w:w="709" w:type="dxa"/>
          </w:tcPr>
          <w:p w14:paraId="019F54EC" w14:textId="77777777" w:rsidR="00016584" w:rsidRDefault="00016584" w:rsidP="0038236E">
            <w:pPr>
              <w:keepNext/>
              <w:keepLines/>
              <w:ind w:left="-108"/>
              <w:jc w:val="right"/>
              <w:rPr>
                <w:spacing w:val="-5"/>
                <w:sz w:val="16"/>
                <w:szCs w:val="16"/>
                <w:lang w:val="en-US"/>
              </w:rPr>
            </w:pPr>
            <w:r>
              <w:rPr>
                <w:spacing w:val="-5"/>
                <w:sz w:val="16"/>
                <w:szCs w:val="16"/>
                <w:lang w:val="en-US"/>
              </w:rPr>
              <w:t>18</w:t>
            </w:r>
          </w:p>
        </w:tc>
      </w:tr>
      <w:tr w:rsidR="00016584" w14:paraId="1D98A2DD" w14:textId="77777777" w:rsidTr="0038236E">
        <w:tc>
          <w:tcPr>
            <w:tcW w:w="2552" w:type="dxa"/>
          </w:tcPr>
          <w:p w14:paraId="30F49860" w14:textId="77777777" w:rsidR="00016584" w:rsidRDefault="00016584" w:rsidP="0038236E">
            <w:pPr>
              <w:keepNext/>
              <w:keepLines/>
              <w:ind w:left="-108"/>
              <w:rPr>
                <w:spacing w:val="-5"/>
                <w:sz w:val="16"/>
                <w:szCs w:val="16"/>
                <w:lang w:val="en-US"/>
              </w:rPr>
            </w:pPr>
            <w:r w:rsidRPr="008C7E30">
              <w:rPr>
                <w:spacing w:val="-5"/>
                <w:sz w:val="16"/>
                <w:szCs w:val="16"/>
                <w:lang w:val="en-US"/>
              </w:rPr>
              <w:t xml:space="preserve">Univ de </w:t>
            </w:r>
            <w:proofErr w:type="spellStart"/>
            <w:r w:rsidRPr="008C7E30">
              <w:rPr>
                <w:spacing w:val="-5"/>
                <w:sz w:val="16"/>
                <w:szCs w:val="16"/>
                <w:lang w:val="en-US"/>
              </w:rPr>
              <w:t>Tarapaca</w:t>
            </w:r>
            <w:proofErr w:type="spellEnd"/>
            <w:r w:rsidRPr="008C7E30">
              <w:rPr>
                <w:spacing w:val="-5"/>
                <w:sz w:val="16"/>
                <w:szCs w:val="16"/>
                <w:lang w:val="en-US"/>
              </w:rPr>
              <w:t xml:space="preserve"> (CHL)</w:t>
            </w:r>
          </w:p>
        </w:tc>
        <w:tc>
          <w:tcPr>
            <w:tcW w:w="850" w:type="dxa"/>
          </w:tcPr>
          <w:p w14:paraId="328671A5" w14:textId="77777777" w:rsidR="00016584" w:rsidRDefault="00016584" w:rsidP="0038236E">
            <w:pPr>
              <w:keepNext/>
              <w:keepLines/>
              <w:ind w:left="-108"/>
              <w:jc w:val="right"/>
              <w:rPr>
                <w:spacing w:val="-5"/>
                <w:sz w:val="16"/>
                <w:szCs w:val="16"/>
                <w:lang w:val="en-US"/>
              </w:rPr>
            </w:pPr>
            <w:r>
              <w:rPr>
                <w:spacing w:val="-5"/>
                <w:sz w:val="16"/>
                <w:szCs w:val="16"/>
                <w:lang w:val="en-US"/>
              </w:rPr>
              <w:t>237</w:t>
            </w:r>
          </w:p>
        </w:tc>
        <w:tc>
          <w:tcPr>
            <w:tcW w:w="851" w:type="dxa"/>
          </w:tcPr>
          <w:p w14:paraId="6AC28774" w14:textId="77777777" w:rsidR="00016584" w:rsidRDefault="00016584" w:rsidP="0038236E">
            <w:pPr>
              <w:keepNext/>
              <w:keepLines/>
              <w:ind w:left="-108"/>
              <w:jc w:val="right"/>
              <w:rPr>
                <w:spacing w:val="-5"/>
                <w:sz w:val="16"/>
                <w:szCs w:val="16"/>
                <w:lang w:val="en-US"/>
              </w:rPr>
            </w:pPr>
            <w:r>
              <w:rPr>
                <w:spacing w:val="-5"/>
                <w:sz w:val="16"/>
                <w:szCs w:val="16"/>
                <w:lang w:val="en-US"/>
              </w:rPr>
              <w:t>761</w:t>
            </w:r>
          </w:p>
        </w:tc>
        <w:tc>
          <w:tcPr>
            <w:tcW w:w="709" w:type="dxa"/>
          </w:tcPr>
          <w:p w14:paraId="43D3560A" w14:textId="77777777" w:rsidR="00016584" w:rsidRDefault="00016584" w:rsidP="0038236E">
            <w:pPr>
              <w:keepNext/>
              <w:keepLines/>
              <w:ind w:left="-108"/>
              <w:jc w:val="right"/>
              <w:rPr>
                <w:spacing w:val="-5"/>
                <w:sz w:val="16"/>
                <w:szCs w:val="16"/>
                <w:lang w:val="en-US"/>
              </w:rPr>
            </w:pPr>
            <w:r>
              <w:rPr>
                <w:spacing w:val="-5"/>
                <w:sz w:val="16"/>
                <w:szCs w:val="16"/>
                <w:lang w:val="en-US"/>
              </w:rPr>
              <w:t>4</w:t>
            </w:r>
          </w:p>
        </w:tc>
      </w:tr>
      <w:tr w:rsidR="00016584" w14:paraId="7CD2C5CD" w14:textId="77777777" w:rsidTr="0038236E">
        <w:tc>
          <w:tcPr>
            <w:tcW w:w="2552" w:type="dxa"/>
          </w:tcPr>
          <w:p w14:paraId="03ACBAFA" w14:textId="77777777" w:rsidR="00016584" w:rsidRPr="00537AB1" w:rsidRDefault="00016584" w:rsidP="0038236E">
            <w:pPr>
              <w:keepNext/>
              <w:keepLines/>
              <w:ind w:left="-108"/>
              <w:rPr>
                <w:spacing w:val="-5"/>
                <w:sz w:val="16"/>
                <w:szCs w:val="16"/>
                <w:lang w:val="en-US"/>
              </w:rPr>
            </w:pPr>
            <w:proofErr w:type="spellStart"/>
            <w:r w:rsidRPr="008C7E30">
              <w:rPr>
                <w:spacing w:val="-5"/>
                <w:sz w:val="16"/>
                <w:szCs w:val="16"/>
                <w:lang w:val="en-US"/>
              </w:rPr>
              <w:t>Tecnol</w:t>
            </w:r>
            <w:proofErr w:type="spellEnd"/>
            <w:r w:rsidRPr="008C7E30">
              <w:rPr>
                <w:spacing w:val="-5"/>
                <w:sz w:val="16"/>
                <w:szCs w:val="16"/>
                <w:lang w:val="en-US"/>
              </w:rPr>
              <w:t xml:space="preserve"> </w:t>
            </w:r>
            <w:proofErr w:type="spellStart"/>
            <w:r w:rsidRPr="008C7E30">
              <w:rPr>
                <w:spacing w:val="-5"/>
                <w:sz w:val="16"/>
                <w:szCs w:val="16"/>
                <w:lang w:val="en-US"/>
              </w:rPr>
              <w:t>Nac</w:t>
            </w:r>
            <w:proofErr w:type="spellEnd"/>
            <w:r w:rsidRPr="008C7E30">
              <w:rPr>
                <w:spacing w:val="-5"/>
                <w:sz w:val="16"/>
                <w:szCs w:val="16"/>
                <w:lang w:val="en-US"/>
              </w:rPr>
              <w:t xml:space="preserve"> de Mexico (MEX)</w:t>
            </w:r>
          </w:p>
        </w:tc>
        <w:tc>
          <w:tcPr>
            <w:tcW w:w="850" w:type="dxa"/>
          </w:tcPr>
          <w:p w14:paraId="148DAF43" w14:textId="77777777" w:rsidR="00016584" w:rsidRDefault="00016584" w:rsidP="0038236E">
            <w:pPr>
              <w:keepNext/>
              <w:keepLines/>
              <w:ind w:left="-108"/>
              <w:jc w:val="right"/>
              <w:rPr>
                <w:spacing w:val="-5"/>
                <w:sz w:val="16"/>
                <w:szCs w:val="16"/>
                <w:lang w:val="en-US"/>
              </w:rPr>
            </w:pPr>
            <w:r>
              <w:rPr>
                <w:spacing w:val="-5"/>
                <w:sz w:val="16"/>
                <w:szCs w:val="16"/>
                <w:lang w:val="en-US"/>
              </w:rPr>
              <w:t>234</w:t>
            </w:r>
          </w:p>
        </w:tc>
        <w:tc>
          <w:tcPr>
            <w:tcW w:w="851" w:type="dxa"/>
          </w:tcPr>
          <w:p w14:paraId="1A8957C9" w14:textId="77777777" w:rsidR="00016584" w:rsidRDefault="00016584" w:rsidP="0038236E">
            <w:pPr>
              <w:keepNext/>
              <w:keepLines/>
              <w:ind w:left="-108"/>
              <w:jc w:val="right"/>
              <w:rPr>
                <w:spacing w:val="-5"/>
                <w:sz w:val="16"/>
                <w:szCs w:val="16"/>
                <w:lang w:val="en-US"/>
              </w:rPr>
            </w:pPr>
            <w:r>
              <w:rPr>
                <w:spacing w:val="-5"/>
                <w:sz w:val="16"/>
                <w:szCs w:val="16"/>
                <w:lang w:val="en-US"/>
              </w:rPr>
              <w:t>695</w:t>
            </w:r>
          </w:p>
        </w:tc>
        <w:tc>
          <w:tcPr>
            <w:tcW w:w="709" w:type="dxa"/>
          </w:tcPr>
          <w:p w14:paraId="21F98793" w14:textId="77777777" w:rsidR="00016584" w:rsidRDefault="00016584" w:rsidP="0038236E">
            <w:pPr>
              <w:keepNext/>
              <w:keepLines/>
              <w:ind w:left="-108"/>
              <w:jc w:val="right"/>
              <w:rPr>
                <w:spacing w:val="-5"/>
                <w:sz w:val="16"/>
                <w:szCs w:val="16"/>
                <w:lang w:val="en-US"/>
              </w:rPr>
            </w:pPr>
            <w:r>
              <w:rPr>
                <w:spacing w:val="-5"/>
                <w:sz w:val="16"/>
                <w:szCs w:val="16"/>
                <w:lang w:val="en-US"/>
              </w:rPr>
              <w:t>7</w:t>
            </w:r>
          </w:p>
        </w:tc>
      </w:tr>
      <w:tr w:rsidR="00016584" w14:paraId="10A26F9B" w14:textId="77777777" w:rsidTr="0038236E">
        <w:tc>
          <w:tcPr>
            <w:tcW w:w="2552" w:type="dxa"/>
          </w:tcPr>
          <w:p w14:paraId="3CFB3A8A" w14:textId="77777777" w:rsidR="00016584" w:rsidRPr="00537AB1" w:rsidRDefault="00016584" w:rsidP="0038236E">
            <w:pPr>
              <w:keepNext/>
              <w:keepLines/>
              <w:ind w:left="-108"/>
              <w:rPr>
                <w:spacing w:val="-5"/>
                <w:sz w:val="16"/>
                <w:szCs w:val="16"/>
                <w:lang w:val="en-US"/>
              </w:rPr>
            </w:pPr>
            <w:r w:rsidRPr="008C7E30">
              <w:rPr>
                <w:spacing w:val="-5"/>
                <w:sz w:val="16"/>
                <w:szCs w:val="16"/>
                <w:lang w:val="en-US"/>
              </w:rPr>
              <w:t>Univ del Valle (COL)</w:t>
            </w:r>
          </w:p>
        </w:tc>
        <w:tc>
          <w:tcPr>
            <w:tcW w:w="850" w:type="dxa"/>
          </w:tcPr>
          <w:p w14:paraId="0D019DB9" w14:textId="77777777" w:rsidR="00016584" w:rsidRDefault="00016584" w:rsidP="0038236E">
            <w:pPr>
              <w:keepNext/>
              <w:keepLines/>
              <w:ind w:left="-108"/>
              <w:jc w:val="right"/>
              <w:rPr>
                <w:spacing w:val="-5"/>
                <w:sz w:val="16"/>
                <w:szCs w:val="16"/>
                <w:lang w:val="en-US"/>
              </w:rPr>
            </w:pPr>
            <w:r>
              <w:rPr>
                <w:spacing w:val="-5"/>
                <w:sz w:val="16"/>
                <w:szCs w:val="16"/>
                <w:lang w:val="en-US"/>
              </w:rPr>
              <w:t>232</w:t>
            </w:r>
          </w:p>
        </w:tc>
        <w:tc>
          <w:tcPr>
            <w:tcW w:w="851" w:type="dxa"/>
          </w:tcPr>
          <w:p w14:paraId="120C70AA" w14:textId="77777777" w:rsidR="00016584" w:rsidRDefault="00016584" w:rsidP="0038236E">
            <w:pPr>
              <w:keepNext/>
              <w:keepLines/>
              <w:ind w:left="-108"/>
              <w:jc w:val="right"/>
              <w:rPr>
                <w:spacing w:val="-5"/>
                <w:sz w:val="16"/>
                <w:szCs w:val="16"/>
                <w:lang w:val="en-US"/>
              </w:rPr>
            </w:pPr>
            <w:r>
              <w:rPr>
                <w:spacing w:val="-5"/>
                <w:sz w:val="16"/>
                <w:szCs w:val="16"/>
                <w:lang w:val="en-US"/>
              </w:rPr>
              <w:t>983</w:t>
            </w:r>
          </w:p>
        </w:tc>
        <w:tc>
          <w:tcPr>
            <w:tcW w:w="709" w:type="dxa"/>
          </w:tcPr>
          <w:p w14:paraId="024AF4EA" w14:textId="77777777" w:rsidR="00016584" w:rsidRDefault="00016584" w:rsidP="0038236E">
            <w:pPr>
              <w:keepNext/>
              <w:keepLines/>
              <w:ind w:left="-108"/>
              <w:jc w:val="right"/>
              <w:rPr>
                <w:spacing w:val="-5"/>
                <w:sz w:val="16"/>
                <w:szCs w:val="16"/>
                <w:lang w:val="en-US"/>
              </w:rPr>
            </w:pPr>
            <w:r>
              <w:rPr>
                <w:spacing w:val="-5"/>
                <w:sz w:val="16"/>
                <w:szCs w:val="16"/>
                <w:lang w:val="en-US"/>
              </w:rPr>
              <w:t>9</w:t>
            </w:r>
          </w:p>
        </w:tc>
      </w:tr>
      <w:tr w:rsidR="00016584" w14:paraId="5B30C229" w14:textId="77777777" w:rsidTr="0038236E">
        <w:tc>
          <w:tcPr>
            <w:tcW w:w="2552" w:type="dxa"/>
          </w:tcPr>
          <w:p w14:paraId="42A0426F" w14:textId="77777777" w:rsidR="00016584" w:rsidRPr="00537AB1" w:rsidRDefault="00016584" w:rsidP="0038236E">
            <w:pPr>
              <w:keepNext/>
              <w:keepLines/>
              <w:ind w:left="-108"/>
              <w:rPr>
                <w:spacing w:val="-5"/>
                <w:sz w:val="16"/>
                <w:szCs w:val="16"/>
                <w:lang w:val="en-US"/>
              </w:rPr>
            </w:pPr>
            <w:r w:rsidRPr="008C7E30">
              <w:rPr>
                <w:spacing w:val="-5"/>
                <w:sz w:val="16"/>
                <w:szCs w:val="16"/>
                <w:lang w:val="en-US"/>
              </w:rPr>
              <w:t>CONICET (ARG)</w:t>
            </w:r>
          </w:p>
        </w:tc>
        <w:tc>
          <w:tcPr>
            <w:tcW w:w="850" w:type="dxa"/>
          </w:tcPr>
          <w:p w14:paraId="192184DA" w14:textId="77777777" w:rsidR="00016584" w:rsidRDefault="00016584" w:rsidP="0038236E">
            <w:pPr>
              <w:keepNext/>
              <w:keepLines/>
              <w:ind w:left="-108"/>
              <w:jc w:val="right"/>
              <w:rPr>
                <w:spacing w:val="-5"/>
                <w:sz w:val="16"/>
                <w:szCs w:val="16"/>
                <w:lang w:val="en-US"/>
              </w:rPr>
            </w:pPr>
            <w:r>
              <w:rPr>
                <w:spacing w:val="-5"/>
                <w:sz w:val="16"/>
                <w:szCs w:val="16"/>
                <w:lang w:val="en-US"/>
              </w:rPr>
              <w:t>192</w:t>
            </w:r>
          </w:p>
        </w:tc>
        <w:tc>
          <w:tcPr>
            <w:tcW w:w="851" w:type="dxa"/>
          </w:tcPr>
          <w:p w14:paraId="35F26195" w14:textId="77777777" w:rsidR="00016584" w:rsidRDefault="00016584" w:rsidP="0038236E">
            <w:pPr>
              <w:keepNext/>
              <w:keepLines/>
              <w:ind w:left="-108"/>
              <w:jc w:val="right"/>
              <w:rPr>
                <w:spacing w:val="-5"/>
                <w:sz w:val="16"/>
                <w:szCs w:val="16"/>
                <w:lang w:val="en-US"/>
              </w:rPr>
            </w:pPr>
            <w:r>
              <w:rPr>
                <w:spacing w:val="-5"/>
                <w:sz w:val="16"/>
                <w:szCs w:val="16"/>
                <w:lang w:val="en-US"/>
              </w:rPr>
              <w:t>528</w:t>
            </w:r>
          </w:p>
        </w:tc>
        <w:tc>
          <w:tcPr>
            <w:tcW w:w="709" w:type="dxa"/>
          </w:tcPr>
          <w:p w14:paraId="2E96686C" w14:textId="77777777" w:rsidR="00016584" w:rsidRDefault="00016584" w:rsidP="0038236E">
            <w:pPr>
              <w:keepNext/>
              <w:keepLines/>
              <w:ind w:left="-108"/>
              <w:jc w:val="right"/>
              <w:rPr>
                <w:spacing w:val="-5"/>
                <w:sz w:val="16"/>
                <w:szCs w:val="16"/>
                <w:lang w:val="en-US"/>
              </w:rPr>
            </w:pPr>
            <w:r>
              <w:rPr>
                <w:spacing w:val="-5"/>
                <w:sz w:val="16"/>
                <w:szCs w:val="16"/>
                <w:lang w:val="en-US"/>
              </w:rPr>
              <w:t>13</w:t>
            </w:r>
          </w:p>
        </w:tc>
      </w:tr>
      <w:tr w:rsidR="00016584" w14:paraId="49837536" w14:textId="77777777" w:rsidTr="0038236E">
        <w:tc>
          <w:tcPr>
            <w:tcW w:w="2552" w:type="dxa"/>
            <w:tcBorders>
              <w:bottom w:val="single" w:sz="4" w:space="0" w:color="auto"/>
            </w:tcBorders>
          </w:tcPr>
          <w:p w14:paraId="7895914F" w14:textId="77777777" w:rsidR="00016584" w:rsidRPr="00537AB1" w:rsidRDefault="00016584" w:rsidP="0038236E">
            <w:pPr>
              <w:keepNext/>
              <w:keepLines/>
              <w:ind w:left="-108"/>
              <w:rPr>
                <w:spacing w:val="-5"/>
                <w:sz w:val="16"/>
                <w:szCs w:val="16"/>
                <w:lang w:val="en-US"/>
              </w:rPr>
            </w:pPr>
            <w:r w:rsidRPr="008C7E30">
              <w:rPr>
                <w:spacing w:val="-5"/>
                <w:sz w:val="16"/>
                <w:szCs w:val="16"/>
                <w:lang w:val="en-US"/>
              </w:rPr>
              <w:t>Univ Ind de Santander (COL)</w:t>
            </w:r>
          </w:p>
        </w:tc>
        <w:tc>
          <w:tcPr>
            <w:tcW w:w="850" w:type="dxa"/>
            <w:tcBorders>
              <w:bottom w:val="single" w:sz="4" w:space="0" w:color="auto"/>
            </w:tcBorders>
          </w:tcPr>
          <w:p w14:paraId="1CF46B8D" w14:textId="77777777" w:rsidR="00016584" w:rsidRDefault="00016584" w:rsidP="0038236E">
            <w:pPr>
              <w:keepNext/>
              <w:keepLines/>
              <w:ind w:left="-108"/>
              <w:jc w:val="right"/>
              <w:rPr>
                <w:spacing w:val="-5"/>
                <w:sz w:val="16"/>
                <w:szCs w:val="16"/>
                <w:lang w:val="en-US"/>
              </w:rPr>
            </w:pPr>
            <w:r>
              <w:rPr>
                <w:spacing w:val="-5"/>
                <w:sz w:val="16"/>
                <w:szCs w:val="16"/>
                <w:lang w:val="en-US"/>
              </w:rPr>
              <w:t>179</w:t>
            </w:r>
          </w:p>
        </w:tc>
        <w:tc>
          <w:tcPr>
            <w:tcW w:w="851" w:type="dxa"/>
            <w:tcBorders>
              <w:bottom w:val="single" w:sz="4" w:space="0" w:color="auto"/>
            </w:tcBorders>
          </w:tcPr>
          <w:p w14:paraId="67CED09E" w14:textId="77777777" w:rsidR="00016584" w:rsidRDefault="00016584" w:rsidP="0038236E">
            <w:pPr>
              <w:keepNext/>
              <w:keepLines/>
              <w:ind w:left="-108"/>
              <w:jc w:val="right"/>
              <w:rPr>
                <w:spacing w:val="-5"/>
                <w:sz w:val="16"/>
                <w:szCs w:val="16"/>
                <w:lang w:val="en-US"/>
              </w:rPr>
            </w:pPr>
            <w:r>
              <w:rPr>
                <w:spacing w:val="-5"/>
                <w:sz w:val="16"/>
                <w:szCs w:val="16"/>
                <w:lang w:val="en-US"/>
              </w:rPr>
              <w:t>656</w:t>
            </w:r>
          </w:p>
        </w:tc>
        <w:tc>
          <w:tcPr>
            <w:tcW w:w="709" w:type="dxa"/>
            <w:tcBorders>
              <w:bottom w:val="single" w:sz="4" w:space="0" w:color="auto"/>
            </w:tcBorders>
          </w:tcPr>
          <w:p w14:paraId="042639C9" w14:textId="77777777" w:rsidR="00016584" w:rsidRDefault="00016584" w:rsidP="0038236E">
            <w:pPr>
              <w:keepNext/>
              <w:keepLines/>
              <w:ind w:left="-108"/>
              <w:jc w:val="right"/>
              <w:rPr>
                <w:spacing w:val="-5"/>
                <w:sz w:val="16"/>
                <w:szCs w:val="16"/>
                <w:lang w:val="en-US"/>
              </w:rPr>
            </w:pPr>
            <w:r>
              <w:rPr>
                <w:spacing w:val="-5"/>
                <w:sz w:val="16"/>
                <w:szCs w:val="16"/>
                <w:lang w:val="en-US"/>
              </w:rPr>
              <w:t>4</w:t>
            </w:r>
          </w:p>
        </w:tc>
      </w:tr>
    </w:tbl>
    <w:p w14:paraId="5334845D" w14:textId="77777777" w:rsidR="00016584" w:rsidRPr="00620508" w:rsidRDefault="00016584" w:rsidP="00016584">
      <w:pPr>
        <w:keepNext/>
        <w:keepLines/>
        <w:rPr>
          <w:spacing w:val="-5"/>
          <w:sz w:val="16"/>
          <w:szCs w:val="16"/>
          <w:lang w:val="en-US"/>
        </w:rPr>
      </w:pPr>
      <w:r w:rsidRPr="00C55E17">
        <w:rPr>
          <w:sz w:val="16"/>
          <w:szCs w:val="16"/>
          <w:lang w:val="en-US"/>
        </w:rPr>
        <w:t>Source: The authors.</w:t>
      </w:r>
    </w:p>
    <w:p w14:paraId="554ECED2" w14:textId="77777777" w:rsidR="00016584" w:rsidRPr="00FC4734" w:rsidRDefault="00016584" w:rsidP="00FC4734">
      <w:pPr>
        <w:ind w:firstLine="284"/>
        <w:rPr>
          <w:spacing w:val="-5"/>
          <w:sz w:val="20"/>
          <w:szCs w:val="20"/>
          <w:lang w:val="en-US"/>
        </w:rPr>
      </w:pPr>
    </w:p>
    <w:p w14:paraId="7AB882AF" w14:textId="77777777" w:rsidR="00A56A75" w:rsidRPr="00FC4734" w:rsidRDefault="00A56A75" w:rsidP="00A56A75">
      <w:pPr>
        <w:ind w:firstLine="284"/>
        <w:rPr>
          <w:ins w:id="95" w:author="Juan David Velasquez" w:date="2025-11-29T18:15:00Z" w16du:dateUtc="2025-11-29T23:15:00Z"/>
          <w:spacing w:val="-5"/>
          <w:sz w:val="20"/>
          <w:szCs w:val="20"/>
          <w:lang w:val="en-US"/>
        </w:rPr>
      </w:pPr>
      <w:ins w:id="96" w:author="Juan David Velasquez" w:date="2025-11-29T18:15:00Z" w16du:dateUtc="2025-11-29T23:15:00Z">
        <w:r w:rsidRPr="00FC4734">
          <w:rPr>
            <w:spacing w:val="-5"/>
            <w:sz w:val="20"/>
            <w:szCs w:val="20"/>
            <w:lang w:val="en-US"/>
          </w:rPr>
          <w:t>Among the authors, Ganga-Contreras F.A</w:t>
        </w:r>
        <w:r>
          <w:rPr>
            <w:spacing w:val="-5"/>
            <w:sz w:val="20"/>
            <w:szCs w:val="20"/>
            <w:lang w:val="en-US"/>
          </w:rPr>
          <w:t>.</w:t>
        </w:r>
        <w:r w:rsidRPr="00FC4734">
          <w:rPr>
            <w:spacing w:val="-5"/>
            <w:sz w:val="20"/>
            <w:szCs w:val="20"/>
            <w:lang w:val="en-US"/>
          </w:rPr>
          <w:t xml:space="preserve"> leads with 39 publications in SciELO, accounting for 25.4% of their total output in Scopus, followed closely by Pedraja-Rejas, L.M.</w:t>
        </w:r>
        <w:r>
          <w:rPr>
            <w:spacing w:val="-5"/>
            <w:sz w:val="20"/>
            <w:szCs w:val="20"/>
            <w:lang w:val="en-US"/>
          </w:rPr>
          <w:t>,</w:t>
        </w:r>
        <w:r w:rsidRPr="00FC4734">
          <w:rPr>
            <w:spacing w:val="-5"/>
            <w:sz w:val="20"/>
            <w:szCs w:val="20"/>
            <w:lang w:val="en-US"/>
          </w:rPr>
          <w:t xml:space="preserve"> and Campos-Aranda D.F., both with 37 papers. Notably, Campos-Aranda D.F. shows a very high SciELO/Scopus ratio of 86.0%, suggesting a strong focus on SciELO as their primary publication venue. Similarly, Severino-González P. and Acevedo-Correa D. also exhibit high ratios (59.0% and 57.9%, respectively), indicating a substantial portion of their research is disseminated through SciELO journals.</w:t>
        </w:r>
      </w:ins>
    </w:p>
    <w:p w14:paraId="2F17792F" w14:textId="137A6C23" w:rsidR="00793E52" w:rsidRDefault="00A56A75" w:rsidP="00A56A75">
      <w:pPr>
        <w:ind w:firstLine="284"/>
        <w:rPr>
          <w:spacing w:val="-5"/>
          <w:sz w:val="20"/>
          <w:szCs w:val="20"/>
          <w:lang w:val="en-US"/>
        </w:rPr>
      </w:pPr>
      <w:ins w:id="97" w:author="Juan David Velasquez" w:date="2025-11-29T18:15:00Z" w16du:dateUtc="2025-11-29T23:15:00Z">
        <w:r w:rsidRPr="00FC4734">
          <w:rPr>
            <w:spacing w:val="-5"/>
            <w:sz w:val="20"/>
            <w:szCs w:val="20"/>
            <w:lang w:val="en-US"/>
          </w:rPr>
          <w:t xml:space="preserve">In contrast, authors such as </w:t>
        </w:r>
        <w:proofErr w:type="spellStart"/>
        <w:r>
          <w:rPr>
            <w:spacing w:val="-5"/>
            <w:sz w:val="20"/>
            <w:szCs w:val="20"/>
            <w:lang w:val="en-US"/>
          </w:rPr>
          <w:t>Gelbukh</w:t>
        </w:r>
        <w:proofErr w:type="spellEnd"/>
        <w:r>
          <w:rPr>
            <w:spacing w:val="-5"/>
            <w:sz w:val="20"/>
            <w:szCs w:val="20"/>
            <w:lang w:val="en-US"/>
          </w:rPr>
          <w:t>, A., and Valencia-Arias, A. have much lower ratios (11.5% and 11.8%, respectively), suggesting a broader, more international publication strategy that favors Scopus journals over</w:t>
        </w:r>
        <w:r w:rsidRPr="00FC4734">
          <w:rPr>
            <w:spacing w:val="-5"/>
            <w:sz w:val="20"/>
            <w:szCs w:val="20"/>
            <w:lang w:val="en-US"/>
          </w:rPr>
          <w:t xml:space="preserve"> SciELO. Despite this, they maintain a notable presence in SciELO and receive </w:t>
        </w:r>
        <w:r>
          <w:rPr>
            <w:spacing w:val="-5"/>
            <w:sz w:val="20"/>
            <w:szCs w:val="20"/>
            <w:lang w:val="en-US"/>
          </w:rPr>
          <w:t>many</w:t>
        </w:r>
        <w:r w:rsidRPr="00FC4734">
          <w:rPr>
            <w:spacing w:val="-5"/>
            <w:sz w:val="20"/>
            <w:szCs w:val="20"/>
            <w:lang w:val="en-US"/>
          </w:rPr>
          <w:t xml:space="preserve"> citations.</w:t>
        </w:r>
      </w:ins>
    </w:p>
    <w:p w14:paraId="7BEA9929" w14:textId="77777777" w:rsidR="00886619" w:rsidRDefault="00886619" w:rsidP="00886619">
      <w:pPr>
        <w:ind w:firstLine="284"/>
        <w:rPr>
          <w:spacing w:val="-5"/>
          <w:sz w:val="20"/>
          <w:szCs w:val="20"/>
          <w:lang w:val="en-US"/>
        </w:rPr>
      </w:pPr>
      <w:r w:rsidRPr="00FC4734">
        <w:rPr>
          <w:spacing w:val="-5"/>
          <w:sz w:val="20"/>
          <w:szCs w:val="20"/>
          <w:lang w:val="en-US"/>
        </w:rPr>
        <w:t xml:space="preserve">Authors like Bustamante-Ubilla M.A. (52.4%) and </w:t>
      </w:r>
      <w:proofErr w:type="spellStart"/>
      <w:r w:rsidRPr="00FC4734">
        <w:rPr>
          <w:spacing w:val="-5"/>
          <w:sz w:val="20"/>
          <w:szCs w:val="20"/>
          <w:lang w:val="en-US"/>
        </w:rPr>
        <w:t>Castrillón</w:t>
      </w:r>
      <w:proofErr w:type="spellEnd"/>
      <w:r w:rsidRPr="00FC4734">
        <w:rPr>
          <w:spacing w:val="-5"/>
          <w:sz w:val="20"/>
          <w:szCs w:val="20"/>
          <w:lang w:val="en-US"/>
        </w:rPr>
        <w:t xml:space="preserve"> O.D. (60.6%) also s</w:t>
      </w:r>
      <w:r>
        <w:rPr>
          <w:spacing w:val="-5"/>
          <w:sz w:val="20"/>
          <w:szCs w:val="20"/>
          <w:lang w:val="en-US"/>
        </w:rPr>
        <w:t>trongly engage</w:t>
      </w:r>
      <w:r w:rsidRPr="00FC4734">
        <w:rPr>
          <w:spacing w:val="-5"/>
          <w:sz w:val="20"/>
          <w:szCs w:val="20"/>
          <w:lang w:val="en-US"/>
        </w:rPr>
        <w:t xml:space="preserve"> with SciELO relative to their total output</w:t>
      </w:r>
      <w:r>
        <w:rPr>
          <w:spacing w:val="-5"/>
          <w:sz w:val="20"/>
          <w:szCs w:val="20"/>
          <w:lang w:val="en-US"/>
        </w:rPr>
        <w:t>. In contrast,</w:t>
      </w:r>
      <w:r w:rsidRPr="00FC4734">
        <w:rPr>
          <w:spacing w:val="-5"/>
          <w:sz w:val="20"/>
          <w:szCs w:val="20"/>
          <w:lang w:val="en-US"/>
        </w:rPr>
        <w:t xml:space="preserve"> </w:t>
      </w:r>
      <w:r>
        <w:rPr>
          <w:spacing w:val="-5"/>
          <w:sz w:val="20"/>
          <w:szCs w:val="20"/>
          <w:lang w:val="en-US"/>
        </w:rPr>
        <w:t>others, such as Preciado-Rangel, P., and Escobar, D.A.,</w:t>
      </w:r>
      <w:r w:rsidRPr="00FC4734">
        <w:rPr>
          <w:spacing w:val="-5"/>
          <w:sz w:val="20"/>
          <w:szCs w:val="20"/>
          <w:lang w:val="en-US"/>
        </w:rPr>
        <w:t xml:space="preserve"> have lower ratios but remain among the most frequent contributors.</w:t>
      </w:r>
    </w:p>
    <w:p w14:paraId="5257587D" w14:textId="77777777" w:rsidR="00886619" w:rsidRDefault="00886619" w:rsidP="00793E52">
      <w:pPr>
        <w:ind w:firstLine="284"/>
        <w:rPr>
          <w:spacing w:val="-5"/>
          <w:sz w:val="20"/>
          <w:szCs w:val="20"/>
          <w:lang w:val="en-US"/>
        </w:rPr>
      </w:pPr>
    </w:p>
    <w:p w14:paraId="3290C802" w14:textId="77777777" w:rsidR="00793E52" w:rsidRDefault="00793E52" w:rsidP="00A77F97">
      <w:pPr>
        <w:pStyle w:val="Ttulo3"/>
      </w:pPr>
      <w:r>
        <w:t>Organizations</w:t>
      </w:r>
    </w:p>
    <w:p w14:paraId="7755B696" w14:textId="00286D2D" w:rsidR="00793E52" w:rsidRDefault="00793E52" w:rsidP="00793E52">
      <w:pPr>
        <w:ind w:firstLine="284"/>
        <w:rPr>
          <w:spacing w:val="-5"/>
          <w:sz w:val="20"/>
          <w:szCs w:val="20"/>
          <w:lang w:val="en-US"/>
        </w:rPr>
      </w:pPr>
    </w:p>
    <w:p w14:paraId="65A3F2E0" w14:textId="0E66B30F" w:rsidR="00170B76" w:rsidRPr="004C31B3" w:rsidRDefault="00170B76" w:rsidP="00793E52">
      <w:pPr>
        <w:ind w:firstLine="284"/>
        <w:rPr>
          <w:spacing w:val="-5"/>
          <w:sz w:val="20"/>
          <w:szCs w:val="20"/>
          <w:lang w:val="en-US"/>
        </w:rPr>
      </w:pPr>
      <w:r w:rsidRPr="004C31B3">
        <w:rPr>
          <w:b/>
          <w:bCs/>
          <w:spacing w:val="-5"/>
          <w:sz w:val="20"/>
          <w:szCs w:val="20"/>
          <w:lang w:val="en-US"/>
        </w:rPr>
        <w:t>Table 2</w:t>
      </w:r>
      <w:r w:rsidRPr="004C31B3">
        <w:rPr>
          <w:spacing w:val="-5"/>
          <w:sz w:val="20"/>
          <w:szCs w:val="20"/>
          <w:lang w:val="en-US"/>
        </w:rPr>
        <w:t xml:space="preserve"> lists the ten most frequent institutions contributing to engineering journals indexed in SciELO between 2015 and 2024. The</w:t>
      </w:r>
      <w:del w:id="98" w:author="Juan David Velasquez" w:date="2025-11-29T18:09:00Z" w16du:dateUtc="2025-11-29T23:09:00Z">
        <w:r w:rsidRPr="004C31B3" w:rsidDel="003F093A">
          <w:rPr>
            <w:spacing w:val="-5"/>
            <w:sz w:val="20"/>
            <w:szCs w:val="20"/>
            <w:lang w:val="en-US"/>
          </w:rPr>
          <w:delText>se institutions are ranked b</w:delText>
        </w:r>
      </w:del>
      <w:del w:id="99" w:author="Juan David Velasquez" w:date="2025-11-29T17:30:00Z" w16du:dateUtc="2025-11-29T22:30:00Z">
        <w:r w:rsidRPr="004C31B3" w:rsidDel="005979F0">
          <w:rPr>
            <w:spacing w:val="-5"/>
            <w:sz w:val="20"/>
            <w:szCs w:val="20"/>
            <w:lang w:val="en-US"/>
          </w:rPr>
          <w:delText>ased on</w:delText>
        </w:r>
      </w:del>
      <w:del w:id="100" w:author="Juan David Velasquez" w:date="2025-11-29T18:09:00Z" w16du:dateUtc="2025-11-29T23:09:00Z">
        <w:r w:rsidRPr="004C31B3" w:rsidDel="003F093A">
          <w:rPr>
            <w:spacing w:val="-5"/>
            <w:sz w:val="20"/>
            <w:szCs w:val="20"/>
            <w:lang w:val="en-US"/>
          </w:rPr>
          <w:delText xml:space="preserve"> the</w:delText>
        </w:r>
      </w:del>
      <w:r w:rsidRPr="004C31B3">
        <w:rPr>
          <w:spacing w:val="-5"/>
          <w:sz w:val="20"/>
          <w:szCs w:val="20"/>
          <w:lang w:val="en-US"/>
        </w:rPr>
        <w:t xml:space="preserve"> total number of publications </w:t>
      </w:r>
      <w:del w:id="101" w:author="Juan David Velasquez" w:date="2025-11-29T17:30:00Z" w16du:dateUtc="2025-11-29T22:30:00Z">
        <w:r w:rsidDel="005979F0">
          <w:rPr>
            <w:spacing w:val="-5"/>
            <w:sz w:val="20"/>
            <w:szCs w:val="20"/>
            <w:lang w:val="en-US"/>
          </w:rPr>
          <w:delText xml:space="preserve">they have </w:delText>
        </w:r>
      </w:del>
      <w:r w:rsidRPr="004C31B3">
        <w:rPr>
          <w:spacing w:val="-5"/>
          <w:sz w:val="20"/>
          <w:szCs w:val="20"/>
          <w:lang w:val="en-US"/>
        </w:rPr>
        <w:t>in the dataset</w:t>
      </w:r>
      <w:ins w:id="102" w:author="Juan David Velasquez" w:date="2025-11-29T18:09:00Z" w16du:dateUtc="2025-11-29T23:09:00Z">
        <w:r w:rsidR="003F093A">
          <w:rPr>
            <w:spacing w:val="-5"/>
            <w:sz w:val="20"/>
            <w:szCs w:val="20"/>
            <w:lang w:val="en-US"/>
          </w:rPr>
          <w:t xml:space="preserve"> ranks these institutions</w:t>
        </w:r>
      </w:ins>
      <w:r w:rsidRPr="004C31B3">
        <w:rPr>
          <w:spacing w:val="-5"/>
          <w:sz w:val="20"/>
          <w:szCs w:val="20"/>
          <w:lang w:val="en-US"/>
        </w:rPr>
        <w:t xml:space="preserve">. Two citation metrics are included: Global citations, which </w:t>
      </w:r>
      <w:del w:id="103" w:author="Juan David Velasquez" w:date="2025-11-29T18:13:00Z" w16du:dateUtc="2025-11-29T23:13:00Z">
        <w:r w:rsidRPr="004C31B3" w:rsidDel="000C3DA4">
          <w:rPr>
            <w:spacing w:val="-5"/>
            <w:sz w:val="20"/>
            <w:szCs w:val="20"/>
            <w:lang w:val="en-US"/>
          </w:rPr>
          <w:delText>refer to</w:delText>
        </w:r>
      </w:del>
      <w:ins w:id="104" w:author="Juan David Velasquez" w:date="2025-11-29T18:13:00Z" w16du:dateUtc="2025-11-29T23:13:00Z">
        <w:r w:rsidR="000C3DA4">
          <w:rPr>
            <w:spacing w:val="-5"/>
            <w:sz w:val="20"/>
            <w:szCs w:val="20"/>
            <w:lang w:val="en-US"/>
          </w:rPr>
          <w:t>count</w:t>
        </w:r>
      </w:ins>
      <w:r w:rsidRPr="004C31B3">
        <w:rPr>
          <w:spacing w:val="-5"/>
          <w:sz w:val="20"/>
          <w:szCs w:val="20"/>
          <w:lang w:val="en-US"/>
        </w:rPr>
        <w:t xml:space="preserve"> the total number of citations recorded in Scopus, and Local citations, which count citations made </w:t>
      </w:r>
      <w:del w:id="105" w:author="Juan David Velasquez" w:date="2025-11-29T18:13:00Z" w16du:dateUtc="2025-11-29T23:13:00Z">
        <w:r w:rsidRPr="004C31B3" w:rsidDel="000C3DA4">
          <w:rPr>
            <w:spacing w:val="-5"/>
            <w:sz w:val="20"/>
            <w:szCs w:val="20"/>
            <w:lang w:val="en-US"/>
          </w:rPr>
          <w:delText xml:space="preserve">between documents </w:delText>
        </w:r>
      </w:del>
      <w:r w:rsidRPr="004C31B3">
        <w:rPr>
          <w:spacing w:val="-5"/>
          <w:sz w:val="20"/>
          <w:szCs w:val="20"/>
          <w:lang w:val="en-US"/>
        </w:rPr>
        <w:t>within the analyzed database.</w:t>
      </w:r>
    </w:p>
    <w:p w14:paraId="27A45EAC" w14:textId="6DCF71D3" w:rsidR="008B1A99" w:rsidRPr="008B1A99" w:rsidRDefault="008B1A99" w:rsidP="008B1A99">
      <w:pPr>
        <w:ind w:firstLine="284"/>
        <w:rPr>
          <w:spacing w:val="-5"/>
          <w:sz w:val="20"/>
          <w:szCs w:val="20"/>
          <w:lang w:val="en-US"/>
        </w:rPr>
      </w:pPr>
      <w:del w:id="106" w:author="Juan David Velasquez" w:date="2025-11-29T17:30:00Z" w16du:dateUtc="2025-11-29T22:30:00Z">
        <w:r w:rsidRPr="008B1A99" w:rsidDel="005979F0">
          <w:rPr>
            <w:spacing w:val="-5"/>
            <w:sz w:val="20"/>
            <w:szCs w:val="20"/>
            <w:lang w:val="en-US"/>
          </w:rPr>
          <w:delText xml:space="preserve">Out </w:delText>
        </w:r>
      </w:del>
      <w:ins w:id="107" w:author="Juan David Velasquez" w:date="2025-11-29T17:30:00Z" w16du:dateUtc="2025-11-29T22:30:00Z">
        <w:r w:rsidR="005979F0" w:rsidRPr="008B1A99">
          <w:rPr>
            <w:spacing w:val="-5"/>
            <w:sz w:val="20"/>
            <w:szCs w:val="20"/>
            <w:lang w:val="en-US"/>
          </w:rPr>
          <w:t>O</w:t>
        </w:r>
        <w:r w:rsidR="005979F0">
          <w:rPr>
            <w:spacing w:val="-5"/>
            <w:sz w:val="20"/>
            <w:szCs w:val="20"/>
            <w:lang w:val="en-US"/>
          </w:rPr>
          <w:t>f</w:t>
        </w:r>
        <w:r w:rsidR="005979F0" w:rsidRPr="008B1A99">
          <w:rPr>
            <w:spacing w:val="-5"/>
            <w:sz w:val="20"/>
            <w:szCs w:val="20"/>
            <w:lang w:val="en-US"/>
          </w:rPr>
          <w:t xml:space="preserve"> </w:t>
        </w:r>
      </w:ins>
      <w:del w:id="108" w:author="Juan David Velasquez" w:date="2025-11-29T17:30:00Z" w16du:dateUtc="2025-11-29T22:30:00Z">
        <w:r w:rsidRPr="008B1A99" w:rsidDel="005979F0">
          <w:rPr>
            <w:spacing w:val="-5"/>
            <w:sz w:val="20"/>
            <w:szCs w:val="20"/>
            <w:lang w:val="en-US"/>
          </w:rPr>
          <w:delText>of</w:delText>
        </w:r>
      </w:del>
      <w:ins w:id="109" w:author="Juan David Velasquez" w:date="2025-11-29T17:30:00Z" w16du:dateUtc="2025-11-29T22:30:00Z">
        <w:r w:rsidR="005979F0">
          <w:rPr>
            <w:spacing w:val="-5"/>
            <w:sz w:val="20"/>
            <w:szCs w:val="20"/>
            <w:lang w:val="en-US"/>
          </w:rPr>
          <w:t>the</w:t>
        </w:r>
      </w:ins>
      <w:r w:rsidRPr="008B1A99">
        <w:rPr>
          <w:spacing w:val="-5"/>
          <w:sz w:val="20"/>
          <w:szCs w:val="20"/>
          <w:lang w:val="en-US"/>
        </w:rPr>
        <w:t xml:space="preserve"> 10,687 unique organizations represented in the dataset (4,956 of </w:t>
      </w:r>
      <w:del w:id="110" w:author="Juan David Velasquez" w:date="2025-11-29T17:30:00Z" w16du:dateUtc="2025-11-29T22:30:00Z">
        <w:r w:rsidRPr="008B1A99" w:rsidDel="005979F0">
          <w:rPr>
            <w:spacing w:val="-5"/>
            <w:sz w:val="20"/>
            <w:szCs w:val="20"/>
            <w:lang w:val="en-US"/>
          </w:rPr>
          <w:delText>them</w:delText>
        </w:r>
      </w:del>
      <w:ins w:id="111" w:author="Juan David Velasquez" w:date="2025-11-29T17:30:00Z" w16du:dateUtc="2025-11-29T22:30:00Z">
        <w:r w:rsidR="005979F0">
          <w:rPr>
            <w:spacing w:val="-5"/>
            <w:sz w:val="20"/>
            <w:szCs w:val="20"/>
            <w:lang w:val="en-US"/>
          </w:rPr>
          <w:t>which</w:t>
        </w:r>
      </w:ins>
      <w:r w:rsidRPr="008B1A99">
        <w:rPr>
          <w:spacing w:val="-5"/>
          <w:sz w:val="20"/>
          <w:szCs w:val="20"/>
          <w:lang w:val="en-US"/>
        </w:rPr>
        <w:t xml:space="preserve"> appear</w:t>
      </w:r>
      <w:del w:id="112" w:author="Juan David Velasquez" w:date="2025-11-29T17:30:00Z" w16du:dateUtc="2025-11-29T22:30:00Z">
        <w:r w:rsidRPr="008B1A99" w:rsidDel="005979F0">
          <w:rPr>
            <w:spacing w:val="-5"/>
            <w:sz w:val="20"/>
            <w:szCs w:val="20"/>
            <w:lang w:val="en-US"/>
          </w:rPr>
          <w:delText>ing</w:delText>
        </w:r>
      </w:del>
      <w:r w:rsidRPr="008B1A99">
        <w:rPr>
          <w:spacing w:val="-5"/>
          <w:sz w:val="20"/>
          <w:szCs w:val="20"/>
          <w:lang w:val="en-US"/>
        </w:rPr>
        <w:t xml:space="preserve"> as first-author affiliations), the top 10 institutions account for a substantial share of the overall scientific output. These institutions are geographically concentrated in Colombia and Mexico, with </w:t>
      </w:r>
      <w:del w:id="113" w:author="Juan David Velasquez" w:date="2025-11-29T17:30:00Z" w16du:dateUtc="2025-11-29T22:30:00Z">
        <w:r w:rsidRPr="008B1A99" w:rsidDel="005979F0">
          <w:rPr>
            <w:spacing w:val="-5"/>
            <w:sz w:val="20"/>
            <w:szCs w:val="20"/>
            <w:lang w:val="en-US"/>
          </w:rPr>
          <w:delText xml:space="preserve">seven </w:delText>
        </w:r>
      </w:del>
      <w:ins w:id="114" w:author="Juan David Velasquez" w:date="2025-11-29T17:30:00Z" w16du:dateUtc="2025-11-29T22:30:00Z">
        <w:r w:rsidR="005979F0">
          <w:rPr>
            <w:spacing w:val="-5"/>
            <w:sz w:val="20"/>
            <w:szCs w:val="20"/>
            <w:lang w:val="en-US"/>
          </w:rPr>
          <w:t>eight</w:t>
        </w:r>
        <w:r w:rsidR="005979F0" w:rsidRPr="008B1A99">
          <w:rPr>
            <w:spacing w:val="-5"/>
            <w:sz w:val="20"/>
            <w:szCs w:val="20"/>
            <w:lang w:val="en-US"/>
          </w:rPr>
          <w:t xml:space="preserve"> </w:t>
        </w:r>
      </w:ins>
      <w:r w:rsidRPr="008B1A99">
        <w:rPr>
          <w:spacing w:val="-5"/>
          <w:sz w:val="20"/>
          <w:szCs w:val="20"/>
          <w:lang w:val="en-US"/>
        </w:rPr>
        <w:t xml:space="preserve">out of the ten based in these two countries. This concentration </w:t>
      </w:r>
      <w:r>
        <w:rPr>
          <w:spacing w:val="-5"/>
          <w:sz w:val="20"/>
          <w:szCs w:val="20"/>
          <w:lang w:val="en-US"/>
        </w:rPr>
        <w:t>highlight</w:t>
      </w:r>
      <w:r w:rsidRPr="008B1A99">
        <w:rPr>
          <w:spacing w:val="-5"/>
          <w:sz w:val="20"/>
          <w:szCs w:val="20"/>
          <w:lang w:val="en-US"/>
        </w:rPr>
        <w:t xml:space="preserve">s their </w:t>
      </w:r>
      <w:r>
        <w:rPr>
          <w:spacing w:val="-5"/>
          <w:sz w:val="20"/>
          <w:szCs w:val="20"/>
          <w:lang w:val="en-US"/>
        </w:rPr>
        <w:t>significa</w:t>
      </w:r>
      <w:r w:rsidRPr="008B1A99">
        <w:rPr>
          <w:spacing w:val="-5"/>
          <w:sz w:val="20"/>
          <w:szCs w:val="20"/>
          <w:lang w:val="en-US"/>
        </w:rPr>
        <w:t xml:space="preserve">nt </w:t>
      </w:r>
      <w:r>
        <w:rPr>
          <w:spacing w:val="-5"/>
          <w:sz w:val="20"/>
          <w:szCs w:val="20"/>
          <w:lang w:val="en-US"/>
        </w:rPr>
        <w:t>contribution</w:t>
      </w:r>
      <w:r w:rsidRPr="008B1A99">
        <w:rPr>
          <w:spacing w:val="-5"/>
          <w:sz w:val="20"/>
          <w:szCs w:val="20"/>
          <w:lang w:val="en-US"/>
        </w:rPr>
        <w:t xml:space="preserve"> </w:t>
      </w:r>
      <w:r>
        <w:rPr>
          <w:spacing w:val="-5"/>
          <w:sz w:val="20"/>
          <w:szCs w:val="20"/>
          <w:lang w:val="en-US"/>
        </w:rPr>
        <w:t>to</w:t>
      </w:r>
      <w:r w:rsidRPr="008B1A99">
        <w:rPr>
          <w:spacing w:val="-5"/>
          <w:sz w:val="20"/>
          <w:szCs w:val="20"/>
          <w:lang w:val="en-US"/>
        </w:rPr>
        <w:t xml:space="preserve"> regional engineering research. Notably, institutions such as the Universidad de Tarapacá (Chile) and CONICET (Argentina) also appear among the top contributors, reflecting the broader participation of Latin American countries in </w:t>
      </w:r>
      <w:proofErr w:type="spellStart"/>
      <w:r w:rsidRPr="008B1A99">
        <w:rPr>
          <w:spacing w:val="-5"/>
          <w:sz w:val="20"/>
          <w:szCs w:val="20"/>
          <w:lang w:val="en-US"/>
        </w:rPr>
        <w:t>SciELO’s</w:t>
      </w:r>
      <w:proofErr w:type="spellEnd"/>
      <w:r w:rsidRPr="008B1A99">
        <w:rPr>
          <w:spacing w:val="-5"/>
          <w:sz w:val="20"/>
          <w:szCs w:val="20"/>
          <w:lang w:val="en-US"/>
        </w:rPr>
        <w:t xml:space="preserve"> indexed engineering literature.</w:t>
      </w:r>
    </w:p>
    <w:p w14:paraId="67D0A3DB" w14:textId="63CDD70A" w:rsidR="008B1A99" w:rsidRPr="008B1A99" w:rsidRDefault="008B1A99" w:rsidP="008B1A99">
      <w:pPr>
        <w:ind w:firstLine="284"/>
        <w:rPr>
          <w:spacing w:val="-5"/>
          <w:sz w:val="20"/>
          <w:szCs w:val="20"/>
          <w:lang w:val="en-US"/>
        </w:rPr>
      </w:pPr>
      <w:r w:rsidRPr="008B1A99">
        <w:rPr>
          <w:spacing w:val="-5"/>
          <w:sz w:val="20"/>
          <w:szCs w:val="20"/>
          <w:lang w:val="en-US"/>
        </w:rPr>
        <w:t>Leading the list is the Universidad Nacional de Colombia with 829 publications, followed by the Instituto Politécnico Nacional (Mexico) with 602</w:t>
      </w:r>
      <w:ins w:id="115" w:author="Juan David Velasquez" w:date="2025-11-29T18:09:00Z" w16du:dateUtc="2025-11-29T23:09:00Z">
        <w:r w:rsidR="003F093A">
          <w:rPr>
            <w:spacing w:val="-5"/>
            <w:sz w:val="20"/>
            <w:szCs w:val="20"/>
            <w:lang w:val="en-US"/>
          </w:rPr>
          <w:t xml:space="preserve"> publications</w:t>
        </w:r>
      </w:ins>
      <w:r w:rsidRPr="008B1A99">
        <w:rPr>
          <w:spacing w:val="-5"/>
          <w:sz w:val="20"/>
          <w:szCs w:val="20"/>
          <w:lang w:val="en-US"/>
        </w:rPr>
        <w:t>, and the Universidad de Antioquia (Colombia) with 353</w:t>
      </w:r>
      <w:ins w:id="116" w:author="Juan David Velasquez" w:date="2025-11-29T18:09:00Z" w16du:dateUtc="2025-11-29T23:09:00Z">
        <w:r w:rsidR="003F093A">
          <w:rPr>
            <w:spacing w:val="-5"/>
            <w:sz w:val="20"/>
            <w:szCs w:val="20"/>
            <w:lang w:val="en-US"/>
          </w:rPr>
          <w:t xml:space="preserve"> publications</w:t>
        </w:r>
      </w:ins>
      <w:r w:rsidRPr="008B1A99">
        <w:rPr>
          <w:spacing w:val="-5"/>
          <w:sz w:val="20"/>
          <w:szCs w:val="20"/>
          <w:lang w:val="en-US"/>
        </w:rPr>
        <w:t xml:space="preserve">. Together, these three institutions </w:t>
      </w:r>
      <w:del w:id="117" w:author="Juan David Velasquez" w:date="2025-11-29T18:09:00Z" w16du:dateUtc="2025-11-29T23:09:00Z">
        <w:r w:rsidRPr="008B1A99" w:rsidDel="003F093A">
          <w:rPr>
            <w:spacing w:val="-5"/>
            <w:sz w:val="20"/>
            <w:szCs w:val="20"/>
            <w:lang w:val="en-US"/>
          </w:rPr>
          <w:delText>contribute</w:delText>
        </w:r>
      </w:del>
      <w:ins w:id="118" w:author="Juan David Velasquez" w:date="2025-11-29T18:09:00Z" w16du:dateUtc="2025-11-29T23:09:00Z">
        <w:r w:rsidR="003F093A">
          <w:rPr>
            <w:spacing w:val="-5"/>
            <w:sz w:val="20"/>
            <w:szCs w:val="20"/>
            <w:lang w:val="en-US"/>
          </w:rPr>
          <w:t>account for</w:t>
        </w:r>
      </w:ins>
      <w:r w:rsidRPr="008B1A99">
        <w:rPr>
          <w:spacing w:val="-5"/>
          <w:sz w:val="20"/>
          <w:szCs w:val="20"/>
          <w:lang w:val="en-US"/>
        </w:rPr>
        <w:t xml:space="preserve"> over 11% of all documents analyzed, highlighting their central role in the engineering research landscape </w:t>
      </w:r>
      <w:del w:id="119" w:author="Juan David Velasquez" w:date="2025-11-29T18:09:00Z" w16du:dateUtc="2025-11-29T23:09:00Z">
        <w:r w:rsidRPr="008B1A99" w:rsidDel="003F093A">
          <w:rPr>
            <w:spacing w:val="-5"/>
            <w:sz w:val="20"/>
            <w:szCs w:val="20"/>
            <w:lang w:val="en-US"/>
          </w:rPr>
          <w:delText>with</w:delText>
        </w:r>
      </w:del>
      <w:r w:rsidRPr="008B1A99">
        <w:rPr>
          <w:spacing w:val="-5"/>
          <w:sz w:val="20"/>
          <w:szCs w:val="20"/>
          <w:lang w:val="en-US"/>
        </w:rPr>
        <w:t>in SciELO.</w:t>
      </w:r>
    </w:p>
    <w:p w14:paraId="4A2AEB50" w14:textId="23135494" w:rsidR="008B1A99" w:rsidRPr="008B1A99" w:rsidRDefault="008B1A99" w:rsidP="008B1A99">
      <w:pPr>
        <w:ind w:firstLine="284"/>
        <w:rPr>
          <w:spacing w:val="-5"/>
          <w:sz w:val="20"/>
          <w:szCs w:val="20"/>
          <w:lang w:val="en-US"/>
        </w:rPr>
      </w:pPr>
      <w:r w:rsidRPr="008B1A99">
        <w:rPr>
          <w:spacing w:val="-5"/>
          <w:sz w:val="20"/>
          <w:szCs w:val="20"/>
          <w:lang w:val="en-US"/>
        </w:rPr>
        <w:t xml:space="preserve">In terms of global impact—measured </w:t>
      </w:r>
      <w:ins w:id="120" w:author="Juan David Velasquez" w:date="2025-11-29T18:10:00Z" w16du:dateUtc="2025-11-29T23:10:00Z">
        <w:r w:rsidR="003F093A">
          <w:rPr>
            <w:spacing w:val="-5"/>
            <w:sz w:val="20"/>
            <w:szCs w:val="20"/>
            <w:lang w:val="en-US"/>
          </w:rPr>
          <w:t>by Scopus citations—the Universidad Nacional de Colombia again stands out, with 3,754 citations —the highest among all institutions —signaling</w:t>
        </w:r>
      </w:ins>
      <w:del w:id="121" w:author="Juan David Velasquez" w:date="2025-11-29T18:10:00Z" w16du:dateUtc="2025-11-29T23:10:00Z">
        <w:r w:rsidRPr="008B1A99" w:rsidDel="003F093A">
          <w:rPr>
            <w:spacing w:val="-5"/>
            <w:sz w:val="20"/>
            <w:szCs w:val="20"/>
            <w:lang w:val="en-US"/>
          </w:rPr>
          <w:delText>through Scopus citations—the Universidad Nacional de Colombia again stands out, accumulating 3,754 citations, the highest among all institutions, which signals</w:delText>
        </w:r>
      </w:del>
      <w:r w:rsidRPr="008B1A99">
        <w:rPr>
          <w:spacing w:val="-5"/>
          <w:sz w:val="20"/>
          <w:szCs w:val="20"/>
          <w:lang w:val="en-US"/>
        </w:rPr>
        <w:t xml:space="preserve"> strong visibility and influence beyond the local context. The Instituto Politécnico Nacional also demonstrates </w:t>
      </w:r>
      <w:r>
        <w:rPr>
          <w:spacing w:val="-5"/>
          <w:sz w:val="20"/>
          <w:szCs w:val="20"/>
          <w:lang w:val="en-US"/>
        </w:rPr>
        <w:t xml:space="preserve">a </w:t>
      </w:r>
      <w:r w:rsidRPr="008B1A99">
        <w:rPr>
          <w:spacing w:val="-5"/>
          <w:sz w:val="20"/>
          <w:szCs w:val="20"/>
          <w:lang w:val="en-US"/>
        </w:rPr>
        <w:t>high global impact</w:t>
      </w:r>
      <w:r>
        <w:rPr>
          <w:spacing w:val="-5"/>
          <w:sz w:val="20"/>
          <w:szCs w:val="20"/>
          <w:lang w:val="en-US"/>
        </w:rPr>
        <w:t>,</w:t>
      </w:r>
      <w:r w:rsidRPr="008B1A99">
        <w:rPr>
          <w:spacing w:val="-5"/>
          <w:sz w:val="20"/>
          <w:szCs w:val="20"/>
          <w:lang w:val="en-US"/>
        </w:rPr>
        <w:t xml:space="preserve"> with 2,342 citations</w:t>
      </w:r>
      <w:r>
        <w:rPr>
          <w:spacing w:val="-5"/>
          <w:sz w:val="20"/>
          <w:szCs w:val="20"/>
          <w:lang w:val="en-US"/>
        </w:rPr>
        <w:t>. At</w:t>
      </w:r>
      <w:r w:rsidRPr="008B1A99">
        <w:rPr>
          <w:spacing w:val="-5"/>
          <w:sz w:val="20"/>
          <w:szCs w:val="20"/>
          <w:lang w:val="en-US"/>
        </w:rPr>
        <w:t xml:space="preserve"> </w:t>
      </w:r>
      <w:r>
        <w:rPr>
          <w:spacing w:val="-5"/>
          <w:sz w:val="20"/>
          <w:szCs w:val="20"/>
          <w:lang w:val="en-US"/>
        </w:rPr>
        <w:t>the same time,</w:t>
      </w:r>
      <w:r w:rsidRPr="008B1A99">
        <w:rPr>
          <w:spacing w:val="-5"/>
          <w:sz w:val="20"/>
          <w:szCs w:val="20"/>
          <w:lang w:val="en-US"/>
        </w:rPr>
        <w:t xml:space="preserve"> institutions such as the Universidad Nacional Autónoma de México and the Universidad del Valle show solid performance</w:t>
      </w:r>
      <w:r>
        <w:rPr>
          <w:spacing w:val="-5"/>
          <w:sz w:val="20"/>
          <w:szCs w:val="20"/>
          <w:lang w:val="en-US"/>
        </w:rPr>
        <w:t>,</w:t>
      </w:r>
      <w:r w:rsidRPr="008B1A99">
        <w:rPr>
          <w:spacing w:val="-5"/>
          <w:sz w:val="20"/>
          <w:szCs w:val="20"/>
          <w:lang w:val="en-US"/>
        </w:rPr>
        <w:t xml:space="preserve"> with over 900 citations each.</w:t>
      </w:r>
    </w:p>
    <w:p w14:paraId="6C876CFA" w14:textId="6B924556" w:rsidR="00793E52" w:rsidRPr="004C31B3" w:rsidRDefault="008B1A99" w:rsidP="008B1A99">
      <w:pPr>
        <w:ind w:firstLine="284"/>
        <w:rPr>
          <w:spacing w:val="-5"/>
          <w:sz w:val="20"/>
          <w:szCs w:val="20"/>
          <w:lang w:val="en-US"/>
        </w:rPr>
      </w:pPr>
      <w:r w:rsidRPr="008B1A99">
        <w:rPr>
          <w:spacing w:val="-5"/>
          <w:sz w:val="20"/>
          <w:szCs w:val="20"/>
          <w:lang w:val="en-US"/>
        </w:rPr>
        <w:t>As expected in a dataset covering a wide range of journals and topics, local citations—used here as a proxy for intra-database scholarly exchange—are generally lower. However, the Instituto Politécnico Nacional exhibits a relatively high local citation count (39), suggesting a strong internal connection within the SciELO engineering network. Other institutions, such as the Universidad Nacional Autónoma de México and CONICET, also show moderate levels of local citation activity (13 each), indicating some degree of scholarly interaction within the indexed journals.</w:t>
      </w:r>
    </w:p>
    <w:p w14:paraId="1229BBC9" w14:textId="77777777" w:rsidR="00793E52" w:rsidRDefault="00793E52" w:rsidP="000A6D6A">
      <w:pPr>
        <w:ind w:firstLine="284"/>
        <w:rPr>
          <w:spacing w:val="-5"/>
          <w:sz w:val="20"/>
          <w:szCs w:val="20"/>
          <w:lang w:val="en-US"/>
        </w:rPr>
      </w:pPr>
    </w:p>
    <w:p w14:paraId="6E7E7B68" w14:textId="0FF77EC8" w:rsidR="00284229" w:rsidRDefault="00284229" w:rsidP="00A77F97">
      <w:pPr>
        <w:pStyle w:val="Ttulo3"/>
      </w:pPr>
      <w:r>
        <w:t>Countries</w:t>
      </w:r>
    </w:p>
    <w:p w14:paraId="152D31E3" w14:textId="77777777" w:rsidR="002B251A" w:rsidRDefault="002B251A" w:rsidP="000A6D6A">
      <w:pPr>
        <w:ind w:firstLine="284"/>
        <w:rPr>
          <w:b/>
          <w:bCs/>
          <w:spacing w:val="-5"/>
          <w:sz w:val="20"/>
          <w:szCs w:val="20"/>
          <w:lang w:val="en-US"/>
        </w:rPr>
      </w:pPr>
    </w:p>
    <w:p w14:paraId="63953344" w14:textId="5C1A2216" w:rsidR="008B1A99" w:rsidRPr="008B1A99" w:rsidRDefault="008B1A99" w:rsidP="008B1A99">
      <w:pPr>
        <w:ind w:firstLine="284"/>
        <w:rPr>
          <w:spacing w:val="-5"/>
          <w:sz w:val="20"/>
          <w:szCs w:val="20"/>
          <w:lang w:val="en-US"/>
        </w:rPr>
      </w:pPr>
      <w:r w:rsidRPr="008B1A99">
        <w:rPr>
          <w:b/>
          <w:bCs/>
          <w:spacing w:val="-5"/>
          <w:sz w:val="20"/>
          <w:szCs w:val="20"/>
          <w:lang w:val="en-US"/>
        </w:rPr>
        <w:t>Table 3</w:t>
      </w:r>
      <w:r w:rsidRPr="008B1A99">
        <w:rPr>
          <w:spacing w:val="-5"/>
          <w:sz w:val="20"/>
          <w:szCs w:val="20"/>
          <w:lang w:val="en-US"/>
        </w:rPr>
        <w:t xml:space="preserve"> highlights the geographic distribution of contributions to engineering publications in SciELO between 2015 and 2024, underscoring the platform’s role as a key hub for regional and international scholarly communication. Overall, the Americas dominate the dataset with 11,235 documents and 40,220 global citations, followed by Asia with 3,237 papers and Europe with 1,922. Within the Americas, Latin America and the Caribbean emerge as the core of </w:t>
      </w:r>
      <w:proofErr w:type="spellStart"/>
      <w:r w:rsidRPr="008B1A99">
        <w:rPr>
          <w:spacing w:val="-5"/>
          <w:sz w:val="20"/>
          <w:szCs w:val="20"/>
          <w:lang w:val="en-US"/>
        </w:rPr>
        <w:t>SciELO’s</w:t>
      </w:r>
      <w:proofErr w:type="spellEnd"/>
      <w:r w:rsidRPr="008B1A99">
        <w:rPr>
          <w:spacing w:val="-5"/>
          <w:sz w:val="20"/>
          <w:szCs w:val="20"/>
          <w:lang w:val="en-US"/>
        </w:rPr>
        <w:t xml:space="preserve"> engineering output, contributing 11,094 documents, 39,040 global citations, and 506 </w:t>
      </w:r>
      <w:r w:rsidRPr="008B1A99">
        <w:rPr>
          <w:spacing w:val="-5"/>
          <w:sz w:val="20"/>
          <w:szCs w:val="20"/>
          <w:lang w:val="en-US"/>
        </w:rPr>
        <w:lastRenderedPageBreak/>
        <w:t xml:space="preserve">local citations. This regional concentration reinforces </w:t>
      </w:r>
      <w:proofErr w:type="spellStart"/>
      <w:r w:rsidRPr="008B1A99">
        <w:rPr>
          <w:spacing w:val="-5"/>
          <w:sz w:val="20"/>
          <w:szCs w:val="20"/>
          <w:lang w:val="en-US"/>
        </w:rPr>
        <w:t>SciELO’s</w:t>
      </w:r>
      <w:proofErr w:type="spellEnd"/>
      <w:r w:rsidRPr="008B1A99">
        <w:rPr>
          <w:spacing w:val="-5"/>
          <w:sz w:val="20"/>
          <w:szCs w:val="20"/>
          <w:lang w:val="en-US"/>
        </w:rPr>
        <w:t xml:space="preserve"> identity as a platform rooted in Latin American scholarship</w:t>
      </w:r>
      <w:del w:id="122" w:author="Juan David Velasquez" w:date="2025-11-29T18:10:00Z" w16du:dateUtc="2025-11-29T23:10:00Z">
        <w:r w:rsidRPr="008B1A99" w:rsidDel="003F093A">
          <w:rPr>
            <w:spacing w:val="-5"/>
            <w:sz w:val="20"/>
            <w:szCs w:val="20"/>
            <w:lang w:val="en-US"/>
          </w:rPr>
          <w:delText>,</w:delText>
        </w:r>
      </w:del>
      <w:r w:rsidRPr="008B1A99">
        <w:rPr>
          <w:spacing w:val="-5"/>
          <w:sz w:val="20"/>
          <w:szCs w:val="20"/>
          <w:lang w:val="en-US"/>
        </w:rPr>
        <w:t xml:space="preserve"> while also reflecting growing global engagement, particularly from </w:t>
      </w:r>
      <w:del w:id="123" w:author="Juan David Velasquez" w:date="2025-11-29T18:10:00Z" w16du:dateUtc="2025-11-29T23:10:00Z">
        <w:r w:rsidRPr="008B1A99" w:rsidDel="003F093A">
          <w:rPr>
            <w:spacing w:val="-5"/>
            <w:sz w:val="20"/>
            <w:szCs w:val="20"/>
            <w:lang w:val="en-US"/>
          </w:rPr>
          <w:delText xml:space="preserve">parts of </w:delText>
        </w:r>
      </w:del>
      <w:r w:rsidRPr="008B1A99">
        <w:rPr>
          <w:spacing w:val="-5"/>
          <w:sz w:val="20"/>
          <w:szCs w:val="20"/>
          <w:lang w:val="en-US"/>
        </w:rPr>
        <w:t>Asia and Europe.</w:t>
      </w:r>
    </w:p>
    <w:p w14:paraId="6DDC9F07" w14:textId="43B01341" w:rsidR="008B1A99" w:rsidRPr="008B1A99" w:rsidRDefault="008B1A99" w:rsidP="008B1A99">
      <w:pPr>
        <w:ind w:firstLine="284"/>
        <w:rPr>
          <w:spacing w:val="-5"/>
          <w:sz w:val="20"/>
          <w:szCs w:val="20"/>
          <w:lang w:val="en-US"/>
        </w:rPr>
      </w:pPr>
      <w:r w:rsidRPr="008B1A99">
        <w:rPr>
          <w:spacing w:val="-5"/>
          <w:sz w:val="20"/>
          <w:szCs w:val="20"/>
          <w:lang w:val="en-US"/>
        </w:rPr>
        <w:t xml:space="preserve">A closer look at subregional dynamics reveals that Eastern and Southern Asia show notable levels of participation, with Southern Asia standing out for its relatively high rate of local citations, suggesting meaningful engagement with the SciELO research network. Spain, though </w:t>
      </w:r>
      <w:del w:id="124" w:author="Juan David Velasquez" w:date="2025-11-29T18:10:00Z" w16du:dateUtc="2025-11-29T23:10:00Z">
        <w:r w:rsidRPr="008B1A99" w:rsidDel="003F093A">
          <w:rPr>
            <w:spacing w:val="-5"/>
            <w:sz w:val="20"/>
            <w:szCs w:val="20"/>
            <w:lang w:val="en-US"/>
          </w:rPr>
          <w:delText>contribut</w:delText>
        </w:r>
      </w:del>
      <w:ins w:id="125" w:author="Juan David Velasquez" w:date="2025-11-29T18:10:00Z" w16du:dateUtc="2025-11-29T23:10:00Z">
        <w:r w:rsidR="003F093A">
          <w:rPr>
            <w:spacing w:val="-5"/>
            <w:sz w:val="20"/>
            <w:szCs w:val="20"/>
            <w:lang w:val="en-US"/>
          </w:rPr>
          <w:t>publish</w:t>
        </w:r>
      </w:ins>
      <w:r w:rsidRPr="008B1A99">
        <w:rPr>
          <w:spacing w:val="-5"/>
          <w:sz w:val="20"/>
          <w:szCs w:val="20"/>
          <w:lang w:val="en-US"/>
        </w:rPr>
        <w:t>ing fewer p</w:t>
      </w:r>
      <w:del w:id="126" w:author="Juan David Velasquez" w:date="2025-11-29T18:10:00Z" w16du:dateUtc="2025-11-29T23:10:00Z">
        <w:r w:rsidRPr="008B1A99" w:rsidDel="003F093A">
          <w:rPr>
            <w:spacing w:val="-5"/>
            <w:sz w:val="20"/>
            <w:szCs w:val="20"/>
            <w:lang w:val="en-US"/>
          </w:rPr>
          <w:delText>ublication</w:delText>
        </w:r>
      </w:del>
      <w:ins w:id="127" w:author="Juan David Velasquez" w:date="2025-11-29T18:10:00Z" w16du:dateUtc="2025-11-29T23:10:00Z">
        <w:r w:rsidR="003F093A">
          <w:rPr>
            <w:spacing w:val="-5"/>
            <w:sz w:val="20"/>
            <w:szCs w:val="20"/>
            <w:lang w:val="en-US"/>
          </w:rPr>
          <w:t>aper</w:t>
        </w:r>
      </w:ins>
      <w:r w:rsidRPr="008B1A99">
        <w:rPr>
          <w:spacing w:val="-5"/>
          <w:sz w:val="20"/>
          <w:szCs w:val="20"/>
          <w:lang w:val="en-US"/>
        </w:rPr>
        <w:t xml:space="preserve">s, distinguishes itself </w:t>
      </w:r>
      <w:del w:id="128" w:author="Juan David Velasquez" w:date="2025-11-29T18:10:00Z" w16du:dateUtc="2025-11-29T23:10:00Z">
        <w:r w:rsidRPr="008B1A99" w:rsidDel="003F093A">
          <w:rPr>
            <w:spacing w:val="-5"/>
            <w:sz w:val="20"/>
            <w:szCs w:val="20"/>
            <w:lang w:val="en-US"/>
          </w:rPr>
          <w:delText>through</w:delText>
        </w:r>
      </w:del>
      <w:ins w:id="129" w:author="Juan David Velasquez" w:date="2025-11-29T18:10:00Z" w16du:dateUtc="2025-11-29T23:10:00Z">
        <w:r w:rsidR="003F093A">
          <w:rPr>
            <w:spacing w:val="-5"/>
            <w:sz w:val="20"/>
            <w:szCs w:val="20"/>
            <w:lang w:val="en-US"/>
          </w:rPr>
          <w:t>by</w:t>
        </w:r>
      </w:ins>
      <w:r w:rsidRPr="008B1A99">
        <w:rPr>
          <w:spacing w:val="-5"/>
          <w:sz w:val="20"/>
          <w:szCs w:val="20"/>
          <w:lang w:val="en-US"/>
        </w:rPr>
        <w:t xml:space="preserve"> a s</w:t>
      </w:r>
      <w:r>
        <w:rPr>
          <w:spacing w:val="-5"/>
          <w:sz w:val="20"/>
          <w:szCs w:val="20"/>
          <w:lang w:val="en-US"/>
        </w:rPr>
        <w:t>ubstantial</w:t>
      </w:r>
      <w:r w:rsidRPr="008B1A99">
        <w:rPr>
          <w:spacing w:val="-5"/>
          <w:sz w:val="20"/>
          <w:szCs w:val="20"/>
          <w:lang w:val="en-US"/>
        </w:rPr>
        <w:t xml:space="preserve"> citation impact, indicating visibility and influence within the global scientific community.</w:t>
      </w:r>
    </w:p>
    <w:p w14:paraId="43CDBBE4" w14:textId="67B6EA6D" w:rsidR="008B1A99" w:rsidRPr="008B1A99" w:rsidRDefault="008B1A99" w:rsidP="008B1A99">
      <w:pPr>
        <w:ind w:firstLine="284"/>
        <w:rPr>
          <w:spacing w:val="-5"/>
          <w:sz w:val="20"/>
          <w:szCs w:val="20"/>
          <w:lang w:val="en-US"/>
        </w:rPr>
      </w:pPr>
      <w:r w:rsidRPr="008B1A99">
        <w:rPr>
          <w:spacing w:val="-5"/>
          <w:sz w:val="20"/>
          <w:szCs w:val="20"/>
          <w:lang w:val="en-US"/>
        </w:rPr>
        <w:t>At the national level, Colombia and Mexico lead in publication volume, with 3,524 and 3,452 papers</w:t>
      </w:r>
      <w:r>
        <w:rPr>
          <w:spacing w:val="-5"/>
          <w:sz w:val="20"/>
          <w:szCs w:val="20"/>
          <w:lang w:val="en-US"/>
        </w:rPr>
        <w:t>,</w:t>
      </w:r>
      <w:r w:rsidRPr="008B1A99">
        <w:rPr>
          <w:spacing w:val="-5"/>
          <w:sz w:val="20"/>
          <w:szCs w:val="20"/>
          <w:lang w:val="en-US"/>
        </w:rPr>
        <w:t xml:space="preserve"> respectively</w:t>
      </w:r>
      <w:r>
        <w:rPr>
          <w:spacing w:val="-5"/>
          <w:sz w:val="20"/>
          <w:szCs w:val="20"/>
          <w:lang w:val="en-US"/>
        </w:rPr>
        <w:t xml:space="preserve">, </w:t>
      </w:r>
      <w:r w:rsidRPr="008B1A99">
        <w:rPr>
          <w:spacing w:val="-5"/>
          <w:sz w:val="20"/>
          <w:szCs w:val="20"/>
          <w:lang w:val="en-US"/>
        </w:rPr>
        <w:t>together accounting for nearly 46% of the total 15,286 documents in the dataset. While Colombia registers the highest number of publications, Mexico demonstrates more robust intra-database citation activity, pointing to greater local scholarly interaction. China ranks third in productivity</w:t>
      </w:r>
      <w:r>
        <w:rPr>
          <w:spacing w:val="-5"/>
          <w:sz w:val="20"/>
          <w:szCs w:val="20"/>
          <w:lang w:val="en-US"/>
        </w:rPr>
        <w:t>,</w:t>
      </w:r>
      <w:r w:rsidRPr="008B1A99">
        <w:rPr>
          <w:spacing w:val="-5"/>
          <w:sz w:val="20"/>
          <w:szCs w:val="20"/>
          <w:lang w:val="en-US"/>
        </w:rPr>
        <w:t xml:space="preserve"> with 2,148 papers</w:t>
      </w:r>
      <w:r>
        <w:rPr>
          <w:spacing w:val="-5"/>
          <w:sz w:val="20"/>
          <w:szCs w:val="20"/>
          <w:lang w:val="en-US"/>
        </w:rPr>
        <w:t>.</w:t>
      </w:r>
      <w:r w:rsidRPr="008B1A99">
        <w:rPr>
          <w:spacing w:val="-5"/>
          <w:sz w:val="20"/>
          <w:szCs w:val="20"/>
          <w:lang w:val="en-US"/>
        </w:rPr>
        <w:t xml:space="preserve"> </w:t>
      </w:r>
      <w:r>
        <w:rPr>
          <w:spacing w:val="-5"/>
          <w:sz w:val="20"/>
          <w:szCs w:val="20"/>
          <w:lang w:val="en-US"/>
        </w:rPr>
        <w:t>A</w:t>
      </w:r>
      <w:r w:rsidRPr="008B1A99">
        <w:rPr>
          <w:spacing w:val="-5"/>
          <w:sz w:val="20"/>
          <w:szCs w:val="20"/>
          <w:lang w:val="en-US"/>
        </w:rPr>
        <w:t xml:space="preserve">lthough it </w:t>
      </w:r>
      <w:r>
        <w:rPr>
          <w:spacing w:val="-5"/>
          <w:sz w:val="20"/>
          <w:szCs w:val="20"/>
          <w:lang w:val="en-US"/>
        </w:rPr>
        <w:t>exhibit</w:t>
      </w:r>
      <w:r w:rsidRPr="008B1A99">
        <w:rPr>
          <w:spacing w:val="-5"/>
          <w:sz w:val="20"/>
          <w:szCs w:val="20"/>
          <w:lang w:val="en-US"/>
        </w:rPr>
        <w:t>s high global citation counts, its local engagement appears limited, possibly reflecting a more external orientation in citation behavior.</w:t>
      </w:r>
    </w:p>
    <w:p w14:paraId="704EDC89" w14:textId="77777777" w:rsidR="002E5092" w:rsidRDefault="002E5092" w:rsidP="000A2239">
      <w:pPr>
        <w:ind w:firstLine="284"/>
        <w:rPr>
          <w:spacing w:val="-5"/>
          <w:sz w:val="20"/>
          <w:szCs w:val="20"/>
          <w:lang w:val="en-US"/>
        </w:rPr>
      </w:pPr>
    </w:p>
    <w:p w14:paraId="15EC7A3A" w14:textId="58BC7497" w:rsidR="000A2239" w:rsidRDefault="000A2239" w:rsidP="000A2239">
      <w:pPr>
        <w:keepNext/>
        <w:keepLines/>
        <w:rPr>
          <w:spacing w:val="-5"/>
          <w:sz w:val="16"/>
          <w:szCs w:val="16"/>
          <w:lang w:val="en-US"/>
        </w:rPr>
      </w:pPr>
      <w:r w:rsidRPr="00620508">
        <w:rPr>
          <w:spacing w:val="-5"/>
          <w:sz w:val="16"/>
          <w:szCs w:val="16"/>
          <w:lang w:val="en-US"/>
        </w:rPr>
        <w:t>Table</w:t>
      </w:r>
      <w:r>
        <w:rPr>
          <w:spacing w:val="-5"/>
          <w:sz w:val="16"/>
          <w:szCs w:val="16"/>
          <w:lang w:val="en-US"/>
        </w:rPr>
        <w:t xml:space="preserve"> 3.</w:t>
      </w:r>
    </w:p>
    <w:p w14:paraId="2C19B0DA" w14:textId="505F632F" w:rsidR="000A2239" w:rsidRDefault="000A2239" w:rsidP="000A2239">
      <w:pPr>
        <w:keepNext/>
        <w:keepLines/>
        <w:rPr>
          <w:spacing w:val="-5"/>
          <w:sz w:val="16"/>
          <w:szCs w:val="16"/>
          <w:lang w:val="en-US"/>
        </w:rPr>
      </w:pPr>
      <w:r>
        <w:rPr>
          <w:spacing w:val="-5"/>
          <w:sz w:val="16"/>
          <w:szCs w:val="16"/>
          <w:lang w:val="en-US"/>
        </w:rPr>
        <w:t>Most Frequent Countries.</w:t>
      </w:r>
    </w:p>
    <w:tbl>
      <w:tblPr>
        <w:tblStyle w:val="Tablaconcuadrcula"/>
        <w:tblW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992"/>
        <w:gridCol w:w="850"/>
        <w:gridCol w:w="851"/>
      </w:tblGrid>
      <w:tr w:rsidR="000A2239" w14:paraId="53BABCBE" w14:textId="77777777" w:rsidTr="000A2239">
        <w:tc>
          <w:tcPr>
            <w:tcW w:w="2127" w:type="dxa"/>
            <w:tcBorders>
              <w:top w:val="double" w:sz="4" w:space="0" w:color="auto"/>
              <w:bottom w:val="single" w:sz="4" w:space="0" w:color="auto"/>
            </w:tcBorders>
          </w:tcPr>
          <w:p w14:paraId="70A2745B" w14:textId="77777777" w:rsidR="000A2239" w:rsidRDefault="000A2239" w:rsidP="006B641E">
            <w:pPr>
              <w:keepNext/>
              <w:keepLines/>
              <w:ind w:left="-108"/>
              <w:rPr>
                <w:spacing w:val="-5"/>
                <w:sz w:val="16"/>
                <w:szCs w:val="16"/>
                <w:lang w:val="en-US"/>
              </w:rPr>
            </w:pPr>
            <w:r>
              <w:rPr>
                <w:spacing w:val="-5"/>
                <w:sz w:val="16"/>
                <w:szCs w:val="16"/>
                <w:lang w:val="en-US"/>
              </w:rPr>
              <w:t>Name</w:t>
            </w:r>
          </w:p>
        </w:tc>
        <w:tc>
          <w:tcPr>
            <w:tcW w:w="992" w:type="dxa"/>
            <w:tcBorders>
              <w:top w:val="double" w:sz="4" w:space="0" w:color="auto"/>
              <w:bottom w:val="single" w:sz="4" w:space="0" w:color="auto"/>
            </w:tcBorders>
          </w:tcPr>
          <w:p w14:paraId="2356CD1B" w14:textId="77777777" w:rsidR="000A2239" w:rsidRDefault="000A2239" w:rsidP="006B641E">
            <w:pPr>
              <w:keepNext/>
              <w:keepLines/>
              <w:ind w:left="-108"/>
              <w:jc w:val="right"/>
              <w:rPr>
                <w:spacing w:val="-5"/>
                <w:sz w:val="16"/>
                <w:szCs w:val="16"/>
                <w:lang w:val="en-US"/>
              </w:rPr>
            </w:pPr>
            <w:r>
              <w:rPr>
                <w:spacing w:val="-5"/>
                <w:sz w:val="16"/>
                <w:szCs w:val="16"/>
                <w:lang w:val="en-US"/>
              </w:rPr>
              <w:t>Papers</w:t>
            </w:r>
          </w:p>
          <w:p w14:paraId="54075D00" w14:textId="77777777" w:rsidR="000A2239" w:rsidRDefault="000A2239" w:rsidP="006B641E">
            <w:pPr>
              <w:keepNext/>
              <w:keepLines/>
              <w:ind w:left="-108"/>
              <w:jc w:val="right"/>
              <w:rPr>
                <w:spacing w:val="-5"/>
                <w:sz w:val="16"/>
                <w:szCs w:val="16"/>
                <w:lang w:val="en-US"/>
              </w:rPr>
            </w:pPr>
          </w:p>
        </w:tc>
        <w:tc>
          <w:tcPr>
            <w:tcW w:w="850" w:type="dxa"/>
            <w:tcBorders>
              <w:top w:val="double" w:sz="4" w:space="0" w:color="auto"/>
              <w:bottom w:val="single" w:sz="4" w:space="0" w:color="auto"/>
            </w:tcBorders>
          </w:tcPr>
          <w:p w14:paraId="39879AD3" w14:textId="77777777" w:rsidR="000A2239" w:rsidRDefault="000A2239" w:rsidP="006B641E">
            <w:pPr>
              <w:keepNext/>
              <w:keepLines/>
              <w:ind w:left="-108"/>
              <w:jc w:val="right"/>
              <w:rPr>
                <w:spacing w:val="-5"/>
                <w:sz w:val="16"/>
                <w:szCs w:val="16"/>
                <w:lang w:val="en-US"/>
              </w:rPr>
            </w:pPr>
            <w:r>
              <w:rPr>
                <w:spacing w:val="-5"/>
                <w:sz w:val="16"/>
                <w:szCs w:val="16"/>
                <w:lang w:val="en-US"/>
              </w:rPr>
              <w:t>Global</w:t>
            </w:r>
          </w:p>
          <w:p w14:paraId="224B519E" w14:textId="77777777" w:rsidR="000A2239" w:rsidRDefault="000A2239" w:rsidP="006B641E">
            <w:pPr>
              <w:keepNext/>
              <w:keepLines/>
              <w:ind w:left="-108"/>
              <w:jc w:val="right"/>
              <w:rPr>
                <w:spacing w:val="-5"/>
                <w:sz w:val="16"/>
                <w:szCs w:val="16"/>
                <w:lang w:val="en-US"/>
              </w:rPr>
            </w:pPr>
            <w:r>
              <w:rPr>
                <w:spacing w:val="-5"/>
                <w:sz w:val="16"/>
                <w:szCs w:val="16"/>
                <w:lang w:val="en-US"/>
              </w:rPr>
              <w:t>Citations</w:t>
            </w:r>
          </w:p>
        </w:tc>
        <w:tc>
          <w:tcPr>
            <w:tcW w:w="851" w:type="dxa"/>
            <w:tcBorders>
              <w:top w:val="double" w:sz="4" w:space="0" w:color="auto"/>
              <w:bottom w:val="single" w:sz="4" w:space="0" w:color="auto"/>
            </w:tcBorders>
          </w:tcPr>
          <w:p w14:paraId="3E86E062" w14:textId="77777777" w:rsidR="000A2239" w:rsidRDefault="000A2239" w:rsidP="006B641E">
            <w:pPr>
              <w:keepNext/>
              <w:keepLines/>
              <w:ind w:left="-108"/>
              <w:jc w:val="right"/>
              <w:rPr>
                <w:spacing w:val="-5"/>
                <w:sz w:val="16"/>
                <w:szCs w:val="16"/>
                <w:lang w:val="en-US"/>
              </w:rPr>
            </w:pPr>
            <w:r>
              <w:rPr>
                <w:spacing w:val="-5"/>
                <w:sz w:val="16"/>
                <w:szCs w:val="16"/>
                <w:lang w:val="en-US"/>
              </w:rPr>
              <w:t>Local</w:t>
            </w:r>
          </w:p>
          <w:p w14:paraId="575ADC1A" w14:textId="77777777" w:rsidR="000A2239" w:rsidRDefault="000A2239" w:rsidP="006B641E">
            <w:pPr>
              <w:keepNext/>
              <w:keepLines/>
              <w:ind w:left="-108"/>
              <w:jc w:val="right"/>
              <w:rPr>
                <w:spacing w:val="-5"/>
                <w:sz w:val="16"/>
                <w:szCs w:val="16"/>
                <w:lang w:val="en-US"/>
              </w:rPr>
            </w:pPr>
            <w:r>
              <w:rPr>
                <w:spacing w:val="-5"/>
                <w:sz w:val="16"/>
                <w:szCs w:val="16"/>
                <w:lang w:val="en-US"/>
              </w:rPr>
              <w:t>Citations</w:t>
            </w:r>
          </w:p>
        </w:tc>
      </w:tr>
      <w:tr w:rsidR="000A2239" w14:paraId="50A9E8A8" w14:textId="77777777" w:rsidTr="000A2239">
        <w:tc>
          <w:tcPr>
            <w:tcW w:w="2127" w:type="dxa"/>
            <w:tcBorders>
              <w:top w:val="single" w:sz="4" w:space="0" w:color="auto"/>
            </w:tcBorders>
          </w:tcPr>
          <w:p w14:paraId="3DE7A30F" w14:textId="01F0B3BC" w:rsidR="000A2239" w:rsidRDefault="000A2239" w:rsidP="006B641E">
            <w:pPr>
              <w:keepNext/>
              <w:keepLines/>
              <w:ind w:left="-108"/>
              <w:rPr>
                <w:spacing w:val="-5"/>
                <w:sz w:val="16"/>
                <w:szCs w:val="16"/>
                <w:lang w:val="en-US"/>
              </w:rPr>
            </w:pPr>
            <w:r w:rsidRPr="000A2239">
              <w:rPr>
                <w:spacing w:val="-5"/>
                <w:sz w:val="16"/>
                <w:szCs w:val="16"/>
                <w:lang w:val="en-US"/>
              </w:rPr>
              <w:t>Colombia</w:t>
            </w:r>
          </w:p>
        </w:tc>
        <w:tc>
          <w:tcPr>
            <w:tcW w:w="992" w:type="dxa"/>
            <w:tcBorders>
              <w:top w:val="single" w:sz="4" w:space="0" w:color="auto"/>
            </w:tcBorders>
          </w:tcPr>
          <w:p w14:paraId="7A674EB6" w14:textId="7A64FF2C" w:rsidR="000A2239" w:rsidRDefault="000A2239" w:rsidP="006B641E">
            <w:pPr>
              <w:keepNext/>
              <w:keepLines/>
              <w:ind w:left="-108"/>
              <w:jc w:val="right"/>
              <w:rPr>
                <w:spacing w:val="-5"/>
                <w:sz w:val="16"/>
                <w:szCs w:val="16"/>
                <w:lang w:val="en-US"/>
              </w:rPr>
            </w:pPr>
            <w:r>
              <w:rPr>
                <w:spacing w:val="-5"/>
                <w:sz w:val="16"/>
                <w:szCs w:val="16"/>
                <w:lang w:val="en-US"/>
              </w:rPr>
              <w:t>3,524</w:t>
            </w:r>
          </w:p>
        </w:tc>
        <w:tc>
          <w:tcPr>
            <w:tcW w:w="850" w:type="dxa"/>
            <w:tcBorders>
              <w:top w:val="single" w:sz="4" w:space="0" w:color="auto"/>
            </w:tcBorders>
          </w:tcPr>
          <w:p w14:paraId="68439B45" w14:textId="46AAEE6E" w:rsidR="000A2239" w:rsidRDefault="00B1273F" w:rsidP="006B641E">
            <w:pPr>
              <w:keepNext/>
              <w:keepLines/>
              <w:ind w:left="-108"/>
              <w:jc w:val="right"/>
              <w:rPr>
                <w:spacing w:val="-5"/>
                <w:sz w:val="16"/>
                <w:szCs w:val="16"/>
                <w:lang w:val="en-US"/>
              </w:rPr>
            </w:pPr>
            <w:r>
              <w:rPr>
                <w:spacing w:val="-5"/>
                <w:sz w:val="16"/>
                <w:szCs w:val="16"/>
                <w:lang w:val="en-US"/>
              </w:rPr>
              <w:t>13,447</w:t>
            </w:r>
          </w:p>
        </w:tc>
        <w:tc>
          <w:tcPr>
            <w:tcW w:w="851" w:type="dxa"/>
            <w:tcBorders>
              <w:top w:val="single" w:sz="4" w:space="0" w:color="auto"/>
            </w:tcBorders>
          </w:tcPr>
          <w:p w14:paraId="04A8895A" w14:textId="5FAF2335" w:rsidR="000A2239" w:rsidRDefault="00B1273F" w:rsidP="006B641E">
            <w:pPr>
              <w:keepNext/>
              <w:keepLines/>
              <w:ind w:left="-108"/>
              <w:jc w:val="right"/>
              <w:rPr>
                <w:spacing w:val="-5"/>
                <w:sz w:val="16"/>
                <w:szCs w:val="16"/>
                <w:lang w:val="en-US"/>
              </w:rPr>
            </w:pPr>
            <w:r>
              <w:rPr>
                <w:spacing w:val="-5"/>
                <w:sz w:val="16"/>
                <w:szCs w:val="16"/>
                <w:lang w:val="en-US"/>
              </w:rPr>
              <w:t>102</w:t>
            </w:r>
          </w:p>
        </w:tc>
      </w:tr>
      <w:tr w:rsidR="000A2239" w14:paraId="6FF5793B" w14:textId="77777777" w:rsidTr="000A2239">
        <w:tc>
          <w:tcPr>
            <w:tcW w:w="2127" w:type="dxa"/>
          </w:tcPr>
          <w:p w14:paraId="214F6041" w14:textId="3EA95C3B" w:rsidR="000A2239" w:rsidRDefault="000A2239" w:rsidP="006B641E">
            <w:pPr>
              <w:keepNext/>
              <w:keepLines/>
              <w:ind w:left="-108"/>
              <w:rPr>
                <w:spacing w:val="-5"/>
                <w:sz w:val="16"/>
                <w:szCs w:val="16"/>
                <w:lang w:val="en-US"/>
              </w:rPr>
            </w:pPr>
            <w:r w:rsidRPr="000A2239">
              <w:rPr>
                <w:spacing w:val="-5"/>
                <w:sz w:val="16"/>
                <w:szCs w:val="16"/>
                <w:lang w:val="en-US"/>
              </w:rPr>
              <w:t>Mexico</w:t>
            </w:r>
          </w:p>
        </w:tc>
        <w:tc>
          <w:tcPr>
            <w:tcW w:w="992" w:type="dxa"/>
          </w:tcPr>
          <w:p w14:paraId="7D2C74AD" w14:textId="7AE60E26" w:rsidR="000A2239" w:rsidRDefault="00B1273F" w:rsidP="006B641E">
            <w:pPr>
              <w:keepNext/>
              <w:keepLines/>
              <w:ind w:left="-108"/>
              <w:jc w:val="right"/>
              <w:rPr>
                <w:spacing w:val="-5"/>
                <w:sz w:val="16"/>
                <w:szCs w:val="16"/>
                <w:lang w:val="en-US"/>
              </w:rPr>
            </w:pPr>
            <w:r>
              <w:rPr>
                <w:spacing w:val="-5"/>
                <w:sz w:val="16"/>
                <w:szCs w:val="16"/>
                <w:lang w:val="en-US"/>
              </w:rPr>
              <w:t>3,452</w:t>
            </w:r>
          </w:p>
        </w:tc>
        <w:tc>
          <w:tcPr>
            <w:tcW w:w="850" w:type="dxa"/>
          </w:tcPr>
          <w:p w14:paraId="2D851399" w14:textId="036C029B" w:rsidR="000A2239" w:rsidRDefault="00B1273F" w:rsidP="006B641E">
            <w:pPr>
              <w:keepNext/>
              <w:keepLines/>
              <w:ind w:left="-108"/>
              <w:jc w:val="right"/>
              <w:rPr>
                <w:spacing w:val="-5"/>
                <w:sz w:val="16"/>
                <w:szCs w:val="16"/>
                <w:lang w:val="en-US"/>
              </w:rPr>
            </w:pPr>
            <w:r>
              <w:rPr>
                <w:spacing w:val="-5"/>
                <w:sz w:val="16"/>
                <w:szCs w:val="16"/>
                <w:lang w:val="en-US"/>
              </w:rPr>
              <w:t>12,408</w:t>
            </w:r>
          </w:p>
        </w:tc>
        <w:tc>
          <w:tcPr>
            <w:tcW w:w="851" w:type="dxa"/>
          </w:tcPr>
          <w:p w14:paraId="654DAD12" w14:textId="2BFE45A4" w:rsidR="000A2239" w:rsidRDefault="00B1273F" w:rsidP="006B641E">
            <w:pPr>
              <w:keepNext/>
              <w:keepLines/>
              <w:ind w:left="-108"/>
              <w:jc w:val="right"/>
              <w:rPr>
                <w:spacing w:val="-5"/>
                <w:sz w:val="16"/>
                <w:szCs w:val="16"/>
                <w:lang w:val="en-US"/>
              </w:rPr>
            </w:pPr>
            <w:r>
              <w:rPr>
                <w:spacing w:val="-5"/>
                <w:sz w:val="16"/>
                <w:szCs w:val="16"/>
                <w:lang w:val="en-US"/>
              </w:rPr>
              <w:t>154</w:t>
            </w:r>
          </w:p>
        </w:tc>
      </w:tr>
      <w:tr w:rsidR="000A2239" w14:paraId="38139E37" w14:textId="77777777" w:rsidTr="000A2239">
        <w:tc>
          <w:tcPr>
            <w:tcW w:w="2127" w:type="dxa"/>
          </w:tcPr>
          <w:p w14:paraId="3738C9A4" w14:textId="39193540" w:rsidR="000A2239" w:rsidRDefault="000A2239" w:rsidP="006B641E">
            <w:pPr>
              <w:keepNext/>
              <w:keepLines/>
              <w:ind w:left="-108"/>
              <w:rPr>
                <w:spacing w:val="-5"/>
                <w:sz w:val="16"/>
                <w:szCs w:val="16"/>
                <w:lang w:val="en-US"/>
              </w:rPr>
            </w:pPr>
            <w:r w:rsidRPr="000A2239">
              <w:rPr>
                <w:spacing w:val="-5"/>
                <w:sz w:val="16"/>
                <w:szCs w:val="16"/>
                <w:lang w:val="en-US"/>
              </w:rPr>
              <w:t>China</w:t>
            </w:r>
          </w:p>
        </w:tc>
        <w:tc>
          <w:tcPr>
            <w:tcW w:w="992" w:type="dxa"/>
          </w:tcPr>
          <w:p w14:paraId="189C6023" w14:textId="2C4D07A0" w:rsidR="000A2239" w:rsidRDefault="00B1273F" w:rsidP="006B641E">
            <w:pPr>
              <w:keepNext/>
              <w:keepLines/>
              <w:ind w:left="-108"/>
              <w:jc w:val="right"/>
              <w:rPr>
                <w:spacing w:val="-5"/>
                <w:sz w:val="16"/>
                <w:szCs w:val="16"/>
                <w:lang w:val="en-US"/>
              </w:rPr>
            </w:pPr>
            <w:r>
              <w:rPr>
                <w:spacing w:val="-5"/>
                <w:sz w:val="16"/>
                <w:szCs w:val="16"/>
                <w:lang w:val="en-US"/>
              </w:rPr>
              <w:t>2,148</w:t>
            </w:r>
          </w:p>
        </w:tc>
        <w:tc>
          <w:tcPr>
            <w:tcW w:w="850" w:type="dxa"/>
          </w:tcPr>
          <w:p w14:paraId="4220E419" w14:textId="605F76E9" w:rsidR="000A2239" w:rsidRDefault="00B1273F" w:rsidP="006B641E">
            <w:pPr>
              <w:keepNext/>
              <w:keepLines/>
              <w:ind w:left="-108"/>
              <w:jc w:val="right"/>
              <w:rPr>
                <w:spacing w:val="-5"/>
                <w:sz w:val="16"/>
                <w:szCs w:val="16"/>
                <w:lang w:val="en-US"/>
              </w:rPr>
            </w:pPr>
            <w:r>
              <w:rPr>
                <w:spacing w:val="-5"/>
                <w:sz w:val="16"/>
                <w:szCs w:val="16"/>
                <w:lang w:val="en-US"/>
              </w:rPr>
              <w:t>6,326</w:t>
            </w:r>
          </w:p>
        </w:tc>
        <w:tc>
          <w:tcPr>
            <w:tcW w:w="851" w:type="dxa"/>
          </w:tcPr>
          <w:p w14:paraId="02DB7491" w14:textId="43CC284D" w:rsidR="000A2239" w:rsidRDefault="00B1273F" w:rsidP="006B641E">
            <w:pPr>
              <w:keepNext/>
              <w:keepLines/>
              <w:ind w:left="-108"/>
              <w:jc w:val="right"/>
              <w:rPr>
                <w:spacing w:val="-5"/>
                <w:sz w:val="16"/>
                <w:szCs w:val="16"/>
                <w:lang w:val="en-US"/>
              </w:rPr>
            </w:pPr>
            <w:r>
              <w:rPr>
                <w:spacing w:val="-5"/>
                <w:sz w:val="16"/>
                <w:szCs w:val="16"/>
                <w:lang w:val="en-US"/>
              </w:rPr>
              <w:t>59</w:t>
            </w:r>
          </w:p>
        </w:tc>
      </w:tr>
      <w:tr w:rsidR="000A2239" w14:paraId="6125294B" w14:textId="77777777" w:rsidTr="000A2239">
        <w:tc>
          <w:tcPr>
            <w:tcW w:w="2127" w:type="dxa"/>
          </w:tcPr>
          <w:p w14:paraId="63A97F05" w14:textId="461687DD" w:rsidR="000A2239" w:rsidRDefault="000A2239" w:rsidP="006B641E">
            <w:pPr>
              <w:keepNext/>
              <w:keepLines/>
              <w:ind w:left="-108"/>
              <w:rPr>
                <w:spacing w:val="-5"/>
                <w:sz w:val="16"/>
                <w:szCs w:val="16"/>
                <w:lang w:val="en-US"/>
              </w:rPr>
            </w:pPr>
            <w:r w:rsidRPr="000A2239">
              <w:rPr>
                <w:spacing w:val="-5"/>
                <w:sz w:val="16"/>
                <w:szCs w:val="16"/>
                <w:lang w:val="en-US"/>
              </w:rPr>
              <w:t>Chile</w:t>
            </w:r>
          </w:p>
        </w:tc>
        <w:tc>
          <w:tcPr>
            <w:tcW w:w="992" w:type="dxa"/>
          </w:tcPr>
          <w:p w14:paraId="787AC7E4" w14:textId="7AE9E8D7" w:rsidR="000A2239" w:rsidRDefault="00B1273F" w:rsidP="006B641E">
            <w:pPr>
              <w:keepNext/>
              <w:keepLines/>
              <w:ind w:left="-108"/>
              <w:jc w:val="right"/>
              <w:rPr>
                <w:spacing w:val="-5"/>
                <w:sz w:val="16"/>
                <w:szCs w:val="16"/>
                <w:lang w:val="en-US"/>
              </w:rPr>
            </w:pPr>
            <w:r>
              <w:rPr>
                <w:spacing w:val="-5"/>
                <w:sz w:val="16"/>
                <w:szCs w:val="16"/>
                <w:lang w:val="en-US"/>
              </w:rPr>
              <w:t>1,265</w:t>
            </w:r>
          </w:p>
        </w:tc>
        <w:tc>
          <w:tcPr>
            <w:tcW w:w="850" w:type="dxa"/>
          </w:tcPr>
          <w:p w14:paraId="1953774F" w14:textId="0B992200" w:rsidR="000A2239" w:rsidRDefault="00B1273F" w:rsidP="006B641E">
            <w:pPr>
              <w:keepNext/>
              <w:keepLines/>
              <w:ind w:left="-108"/>
              <w:jc w:val="right"/>
              <w:rPr>
                <w:spacing w:val="-5"/>
                <w:sz w:val="16"/>
                <w:szCs w:val="16"/>
                <w:lang w:val="en-US"/>
              </w:rPr>
            </w:pPr>
            <w:r>
              <w:rPr>
                <w:spacing w:val="-5"/>
                <w:sz w:val="16"/>
                <w:szCs w:val="16"/>
                <w:lang w:val="en-US"/>
              </w:rPr>
              <w:t>6,100</w:t>
            </w:r>
          </w:p>
        </w:tc>
        <w:tc>
          <w:tcPr>
            <w:tcW w:w="851" w:type="dxa"/>
          </w:tcPr>
          <w:p w14:paraId="3214C061" w14:textId="610B7F86" w:rsidR="000A2239" w:rsidRDefault="00B1273F" w:rsidP="006B641E">
            <w:pPr>
              <w:keepNext/>
              <w:keepLines/>
              <w:ind w:left="-108"/>
              <w:jc w:val="right"/>
              <w:rPr>
                <w:spacing w:val="-5"/>
                <w:sz w:val="16"/>
                <w:szCs w:val="16"/>
                <w:lang w:val="en-US"/>
              </w:rPr>
            </w:pPr>
            <w:r>
              <w:rPr>
                <w:spacing w:val="-5"/>
                <w:sz w:val="16"/>
                <w:szCs w:val="16"/>
                <w:lang w:val="en-US"/>
              </w:rPr>
              <w:t>85</w:t>
            </w:r>
          </w:p>
        </w:tc>
      </w:tr>
      <w:tr w:rsidR="000A2239" w14:paraId="773FCFC0" w14:textId="77777777" w:rsidTr="000A2239">
        <w:tc>
          <w:tcPr>
            <w:tcW w:w="2127" w:type="dxa"/>
          </w:tcPr>
          <w:p w14:paraId="69AE1D34" w14:textId="61AD6CF1" w:rsidR="000A2239" w:rsidRDefault="000A2239" w:rsidP="006B641E">
            <w:pPr>
              <w:keepNext/>
              <w:keepLines/>
              <w:ind w:left="-108"/>
              <w:rPr>
                <w:spacing w:val="-5"/>
                <w:sz w:val="16"/>
                <w:szCs w:val="16"/>
                <w:lang w:val="en-US"/>
              </w:rPr>
            </w:pPr>
            <w:r w:rsidRPr="000A2239">
              <w:rPr>
                <w:spacing w:val="-5"/>
                <w:sz w:val="16"/>
                <w:szCs w:val="16"/>
                <w:lang w:val="en-US"/>
              </w:rPr>
              <w:t>Spain</w:t>
            </w:r>
          </w:p>
        </w:tc>
        <w:tc>
          <w:tcPr>
            <w:tcW w:w="992" w:type="dxa"/>
          </w:tcPr>
          <w:p w14:paraId="57A33080" w14:textId="3F4A7748" w:rsidR="000A2239" w:rsidRDefault="00B1273F" w:rsidP="006B641E">
            <w:pPr>
              <w:keepNext/>
              <w:keepLines/>
              <w:ind w:left="-108"/>
              <w:jc w:val="right"/>
              <w:rPr>
                <w:spacing w:val="-5"/>
                <w:sz w:val="16"/>
                <w:szCs w:val="16"/>
                <w:lang w:val="en-US"/>
              </w:rPr>
            </w:pPr>
            <w:r>
              <w:rPr>
                <w:spacing w:val="-5"/>
                <w:sz w:val="16"/>
                <w:szCs w:val="16"/>
                <w:lang w:val="en-US"/>
              </w:rPr>
              <w:t>1,226</w:t>
            </w:r>
          </w:p>
        </w:tc>
        <w:tc>
          <w:tcPr>
            <w:tcW w:w="850" w:type="dxa"/>
          </w:tcPr>
          <w:p w14:paraId="2A888BD2" w14:textId="42863CAB" w:rsidR="000A2239" w:rsidRDefault="00B1273F" w:rsidP="006B641E">
            <w:pPr>
              <w:keepNext/>
              <w:keepLines/>
              <w:ind w:left="-108"/>
              <w:jc w:val="right"/>
              <w:rPr>
                <w:spacing w:val="-5"/>
                <w:sz w:val="16"/>
                <w:szCs w:val="16"/>
                <w:lang w:val="en-US"/>
              </w:rPr>
            </w:pPr>
            <w:r>
              <w:rPr>
                <w:spacing w:val="-5"/>
                <w:sz w:val="16"/>
                <w:szCs w:val="16"/>
                <w:lang w:val="en-US"/>
              </w:rPr>
              <w:t>5,341</w:t>
            </w:r>
          </w:p>
        </w:tc>
        <w:tc>
          <w:tcPr>
            <w:tcW w:w="851" w:type="dxa"/>
          </w:tcPr>
          <w:p w14:paraId="5368D1A7" w14:textId="4A03E3AD" w:rsidR="000A2239" w:rsidRDefault="00B1273F" w:rsidP="006B641E">
            <w:pPr>
              <w:keepNext/>
              <w:keepLines/>
              <w:ind w:left="-108"/>
              <w:jc w:val="right"/>
              <w:rPr>
                <w:spacing w:val="-5"/>
                <w:sz w:val="16"/>
                <w:szCs w:val="16"/>
                <w:lang w:val="en-US"/>
              </w:rPr>
            </w:pPr>
            <w:r>
              <w:rPr>
                <w:spacing w:val="-5"/>
                <w:sz w:val="16"/>
                <w:szCs w:val="16"/>
                <w:lang w:val="en-US"/>
              </w:rPr>
              <w:t>42</w:t>
            </w:r>
          </w:p>
        </w:tc>
      </w:tr>
      <w:tr w:rsidR="000A2239" w14:paraId="4AB0858D" w14:textId="77777777" w:rsidTr="000A2239">
        <w:tc>
          <w:tcPr>
            <w:tcW w:w="2127" w:type="dxa"/>
          </w:tcPr>
          <w:p w14:paraId="66120204" w14:textId="34BF1E46" w:rsidR="000A2239" w:rsidRDefault="000A2239" w:rsidP="006B641E">
            <w:pPr>
              <w:keepNext/>
              <w:keepLines/>
              <w:ind w:left="-108"/>
              <w:rPr>
                <w:spacing w:val="-5"/>
                <w:sz w:val="16"/>
                <w:szCs w:val="16"/>
                <w:lang w:val="en-US"/>
              </w:rPr>
            </w:pPr>
            <w:r w:rsidRPr="000A2239">
              <w:rPr>
                <w:spacing w:val="-5"/>
                <w:sz w:val="16"/>
                <w:szCs w:val="16"/>
                <w:lang w:val="en-US"/>
              </w:rPr>
              <w:t>Brazil</w:t>
            </w:r>
          </w:p>
        </w:tc>
        <w:tc>
          <w:tcPr>
            <w:tcW w:w="992" w:type="dxa"/>
          </w:tcPr>
          <w:p w14:paraId="5BE44AAA" w14:textId="40B1B9DF" w:rsidR="000A2239" w:rsidRDefault="00B1273F" w:rsidP="006B641E">
            <w:pPr>
              <w:keepNext/>
              <w:keepLines/>
              <w:ind w:left="-108"/>
              <w:jc w:val="right"/>
              <w:rPr>
                <w:spacing w:val="-5"/>
                <w:sz w:val="16"/>
                <w:szCs w:val="16"/>
                <w:lang w:val="en-US"/>
              </w:rPr>
            </w:pPr>
            <w:r>
              <w:rPr>
                <w:spacing w:val="-5"/>
                <w:sz w:val="16"/>
                <w:szCs w:val="16"/>
                <w:lang w:val="en-US"/>
              </w:rPr>
              <w:t>951</w:t>
            </w:r>
          </w:p>
        </w:tc>
        <w:tc>
          <w:tcPr>
            <w:tcW w:w="850" w:type="dxa"/>
          </w:tcPr>
          <w:p w14:paraId="60113538" w14:textId="5A9125B8" w:rsidR="000A2239" w:rsidRDefault="00B1273F" w:rsidP="006B641E">
            <w:pPr>
              <w:keepNext/>
              <w:keepLines/>
              <w:ind w:left="-108"/>
              <w:jc w:val="right"/>
              <w:rPr>
                <w:spacing w:val="-5"/>
                <w:sz w:val="16"/>
                <w:szCs w:val="16"/>
                <w:lang w:val="en-US"/>
              </w:rPr>
            </w:pPr>
            <w:r>
              <w:rPr>
                <w:spacing w:val="-5"/>
                <w:sz w:val="16"/>
                <w:szCs w:val="16"/>
                <w:lang w:val="en-US"/>
              </w:rPr>
              <w:t>4,351</w:t>
            </w:r>
          </w:p>
        </w:tc>
        <w:tc>
          <w:tcPr>
            <w:tcW w:w="851" w:type="dxa"/>
          </w:tcPr>
          <w:p w14:paraId="0F33A0E7" w14:textId="0973B1DA" w:rsidR="000A2239" w:rsidRDefault="00B1273F" w:rsidP="006B641E">
            <w:pPr>
              <w:keepNext/>
              <w:keepLines/>
              <w:ind w:left="-108"/>
              <w:jc w:val="right"/>
              <w:rPr>
                <w:spacing w:val="-5"/>
                <w:sz w:val="16"/>
                <w:szCs w:val="16"/>
                <w:lang w:val="en-US"/>
              </w:rPr>
            </w:pPr>
            <w:r>
              <w:rPr>
                <w:spacing w:val="-5"/>
                <w:sz w:val="16"/>
                <w:szCs w:val="16"/>
                <w:lang w:val="en-US"/>
              </w:rPr>
              <w:t>133</w:t>
            </w:r>
          </w:p>
        </w:tc>
      </w:tr>
      <w:tr w:rsidR="000A2239" w14:paraId="61156957" w14:textId="77777777" w:rsidTr="000A2239">
        <w:tc>
          <w:tcPr>
            <w:tcW w:w="2127" w:type="dxa"/>
          </w:tcPr>
          <w:p w14:paraId="71003E92" w14:textId="03B0D7BC" w:rsidR="000A2239" w:rsidRPr="00537AB1" w:rsidRDefault="000A2239" w:rsidP="006B641E">
            <w:pPr>
              <w:keepNext/>
              <w:keepLines/>
              <w:ind w:left="-108"/>
              <w:rPr>
                <w:spacing w:val="-5"/>
                <w:sz w:val="16"/>
                <w:szCs w:val="16"/>
                <w:lang w:val="en-US"/>
              </w:rPr>
            </w:pPr>
            <w:r w:rsidRPr="000A2239">
              <w:rPr>
                <w:spacing w:val="-5"/>
                <w:sz w:val="16"/>
                <w:szCs w:val="16"/>
                <w:lang w:val="en-US"/>
              </w:rPr>
              <w:t>Ecuador</w:t>
            </w:r>
          </w:p>
        </w:tc>
        <w:tc>
          <w:tcPr>
            <w:tcW w:w="992" w:type="dxa"/>
          </w:tcPr>
          <w:p w14:paraId="316D6AC4" w14:textId="17C230F8" w:rsidR="000A2239" w:rsidRDefault="00B1273F" w:rsidP="006B641E">
            <w:pPr>
              <w:keepNext/>
              <w:keepLines/>
              <w:ind w:left="-108"/>
              <w:jc w:val="right"/>
              <w:rPr>
                <w:spacing w:val="-5"/>
                <w:sz w:val="16"/>
                <w:szCs w:val="16"/>
                <w:lang w:val="en-US"/>
              </w:rPr>
            </w:pPr>
            <w:r>
              <w:rPr>
                <w:spacing w:val="-5"/>
                <w:sz w:val="16"/>
                <w:szCs w:val="16"/>
                <w:lang w:val="en-US"/>
              </w:rPr>
              <w:t>859</w:t>
            </w:r>
          </w:p>
        </w:tc>
        <w:tc>
          <w:tcPr>
            <w:tcW w:w="850" w:type="dxa"/>
          </w:tcPr>
          <w:p w14:paraId="4DA5A11E" w14:textId="67ACEDE2" w:rsidR="000A2239" w:rsidRDefault="00B1273F" w:rsidP="006B641E">
            <w:pPr>
              <w:keepNext/>
              <w:keepLines/>
              <w:ind w:left="-108"/>
              <w:jc w:val="right"/>
              <w:rPr>
                <w:spacing w:val="-5"/>
                <w:sz w:val="16"/>
                <w:szCs w:val="16"/>
                <w:lang w:val="en-US"/>
              </w:rPr>
            </w:pPr>
            <w:r>
              <w:rPr>
                <w:spacing w:val="-5"/>
                <w:sz w:val="16"/>
                <w:szCs w:val="16"/>
                <w:lang w:val="en-US"/>
              </w:rPr>
              <w:t>1,697</w:t>
            </w:r>
          </w:p>
        </w:tc>
        <w:tc>
          <w:tcPr>
            <w:tcW w:w="851" w:type="dxa"/>
          </w:tcPr>
          <w:p w14:paraId="6622D36A" w14:textId="367AAA66" w:rsidR="000A2239" w:rsidRDefault="00B1273F" w:rsidP="006B641E">
            <w:pPr>
              <w:keepNext/>
              <w:keepLines/>
              <w:ind w:left="-108"/>
              <w:jc w:val="right"/>
              <w:rPr>
                <w:spacing w:val="-5"/>
                <w:sz w:val="16"/>
                <w:szCs w:val="16"/>
                <w:lang w:val="en-US"/>
              </w:rPr>
            </w:pPr>
            <w:r>
              <w:rPr>
                <w:spacing w:val="-5"/>
                <w:sz w:val="16"/>
                <w:szCs w:val="16"/>
                <w:lang w:val="en-US"/>
              </w:rPr>
              <w:t>8</w:t>
            </w:r>
          </w:p>
        </w:tc>
      </w:tr>
      <w:tr w:rsidR="000A2239" w14:paraId="329132EA" w14:textId="77777777" w:rsidTr="000A2239">
        <w:tc>
          <w:tcPr>
            <w:tcW w:w="2127" w:type="dxa"/>
          </w:tcPr>
          <w:p w14:paraId="0D7714A9" w14:textId="4D142604" w:rsidR="000A2239" w:rsidRPr="00537AB1" w:rsidRDefault="000A2239" w:rsidP="006B641E">
            <w:pPr>
              <w:keepNext/>
              <w:keepLines/>
              <w:ind w:left="-108"/>
              <w:rPr>
                <w:spacing w:val="-5"/>
                <w:sz w:val="16"/>
                <w:szCs w:val="16"/>
                <w:lang w:val="en-US"/>
              </w:rPr>
            </w:pPr>
            <w:r w:rsidRPr="000A2239">
              <w:rPr>
                <w:spacing w:val="-5"/>
                <w:sz w:val="16"/>
                <w:szCs w:val="16"/>
                <w:lang w:val="en-US"/>
              </w:rPr>
              <w:t>Peru</w:t>
            </w:r>
          </w:p>
        </w:tc>
        <w:tc>
          <w:tcPr>
            <w:tcW w:w="992" w:type="dxa"/>
          </w:tcPr>
          <w:p w14:paraId="2C605A02" w14:textId="7DF94697" w:rsidR="000A2239" w:rsidRDefault="00B1273F" w:rsidP="006B641E">
            <w:pPr>
              <w:keepNext/>
              <w:keepLines/>
              <w:ind w:left="-108"/>
              <w:jc w:val="right"/>
              <w:rPr>
                <w:spacing w:val="-5"/>
                <w:sz w:val="16"/>
                <w:szCs w:val="16"/>
                <w:lang w:val="en-US"/>
              </w:rPr>
            </w:pPr>
            <w:r>
              <w:rPr>
                <w:spacing w:val="-5"/>
                <w:sz w:val="16"/>
                <w:szCs w:val="16"/>
                <w:lang w:val="en-US"/>
              </w:rPr>
              <w:t>661</w:t>
            </w:r>
          </w:p>
        </w:tc>
        <w:tc>
          <w:tcPr>
            <w:tcW w:w="850" w:type="dxa"/>
          </w:tcPr>
          <w:p w14:paraId="0769C490" w14:textId="659CA210" w:rsidR="000A2239" w:rsidRDefault="00B1273F" w:rsidP="006B641E">
            <w:pPr>
              <w:keepNext/>
              <w:keepLines/>
              <w:ind w:left="-108"/>
              <w:jc w:val="right"/>
              <w:rPr>
                <w:spacing w:val="-5"/>
                <w:sz w:val="16"/>
                <w:szCs w:val="16"/>
                <w:lang w:val="en-US"/>
              </w:rPr>
            </w:pPr>
            <w:r>
              <w:rPr>
                <w:spacing w:val="-5"/>
                <w:sz w:val="16"/>
                <w:szCs w:val="16"/>
                <w:lang w:val="en-US"/>
              </w:rPr>
              <w:t>1,474</w:t>
            </w:r>
          </w:p>
        </w:tc>
        <w:tc>
          <w:tcPr>
            <w:tcW w:w="851" w:type="dxa"/>
          </w:tcPr>
          <w:p w14:paraId="7FA686E0" w14:textId="4B8A4AC7" w:rsidR="000A2239" w:rsidRDefault="00B1273F" w:rsidP="006B641E">
            <w:pPr>
              <w:keepNext/>
              <w:keepLines/>
              <w:ind w:left="-108"/>
              <w:jc w:val="right"/>
              <w:rPr>
                <w:spacing w:val="-5"/>
                <w:sz w:val="16"/>
                <w:szCs w:val="16"/>
                <w:lang w:val="en-US"/>
              </w:rPr>
            </w:pPr>
            <w:r>
              <w:rPr>
                <w:spacing w:val="-5"/>
                <w:sz w:val="16"/>
                <w:szCs w:val="16"/>
                <w:lang w:val="en-US"/>
              </w:rPr>
              <w:t>25</w:t>
            </w:r>
          </w:p>
        </w:tc>
      </w:tr>
      <w:tr w:rsidR="000A2239" w14:paraId="579A55D5" w14:textId="77777777" w:rsidTr="000A2239">
        <w:tc>
          <w:tcPr>
            <w:tcW w:w="2127" w:type="dxa"/>
          </w:tcPr>
          <w:p w14:paraId="075B184C" w14:textId="5E35BD63" w:rsidR="000A2239" w:rsidRPr="00537AB1" w:rsidRDefault="000A2239" w:rsidP="006B641E">
            <w:pPr>
              <w:keepNext/>
              <w:keepLines/>
              <w:ind w:left="-108"/>
              <w:rPr>
                <w:spacing w:val="-5"/>
                <w:sz w:val="16"/>
                <w:szCs w:val="16"/>
                <w:lang w:val="en-US"/>
              </w:rPr>
            </w:pPr>
            <w:r w:rsidRPr="000A2239">
              <w:rPr>
                <w:spacing w:val="-5"/>
                <w:sz w:val="16"/>
                <w:szCs w:val="16"/>
                <w:lang w:val="en-US"/>
              </w:rPr>
              <w:t>Argentina</w:t>
            </w:r>
          </w:p>
        </w:tc>
        <w:tc>
          <w:tcPr>
            <w:tcW w:w="992" w:type="dxa"/>
          </w:tcPr>
          <w:p w14:paraId="4CBFD48E" w14:textId="641ECDDD" w:rsidR="000A2239" w:rsidRDefault="00B1273F" w:rsidP="006B641E">
            <w:pPr>
              <w:keepNext/>
              <w:keepLines/>
              <w:ind w:left="-108"/>
              <w:jc w:val="right"/>
              <w:rPr>
                <w:spacing w:val="-5"/>
                <w:sz w:val="16"/>
                <w:szCs w:val="16"/>
                <w:lang w:val="en-US"/>
              </w:rPr>
            </w:pPr>
            <w:r>
              <w:rPr>
                <w:spacing w:val="-5"/>
                <w:sz w:val="16"/>
                <w:szCs w:val="16"/>
                <w:lang w:val="en-US"/>
              </w:rPr>
              <w:t>543</w:t>
            </w:r>
          </w:p>
        </w:tc>
        <w:tc>
          <w:tcPr>
            <w:tcW w:w="850" w:type="dxa"/>
          </w:tcPr>
          <w:p w14:paraId="764A2738" w14:textId="4D5B8609" w:rsidR="000A2239" w:rsidRDefault="00B1273F" w:rsidP="006B641E">
            <w:pPr>
              <w:keepNext/>
              <w:keepLines/>
              <w:ind w:left="-108"/>
              <w:jc w:val="right"/>
              <w:rPr>
                <w:spacing w:val="-5"/>
                <w:sz w:val="16"/>
                <w:szCs w:val="16"/>
                <w:lang w:val="en-US"/>
              </w:rPr>
            </w:pPr>
            <w:r>
              <w:rPr>
                <w:spacing w:val="-5"/>
                <w:sz w:val="16"/>
                <w:szCs w:val="16"/>
                <w:lang w:val="en-US"/>
              </w:rPr>
              <w:t>1,162</w:t>
            </w:r>
          </w:p>
        </w:tc>
        <w:tc>
          <w:tcPr>
            <w:tcW w:w="851" w:type="dxa"/>
          </w:tcPr>
          <w:p w14:paraId="15CF952B" w14:textId="705E5CD8" w:rsidR="000A2239" w:rsidRDefault="00B1273F" w:rsidP="006B641E">
            <w:pPr>
              <w:keepNext/>
              <w:keepLines/>
              <w:ind w:left="-108"/>
              <w:jc w:val="right"/>
              <w:rPr>
                <w:spacing w:val="-5"/>
                <w:sz w:val="16"/>
                <w:szCs w:val="16"/>
                <w:lang w:val="en-US"/>
              </w:rPr>
            </w:pPr>
            <w:r>
              <w:rPr>
                <w:spacing w:val="-5"/>
                <w:sz w:val="16"/>
                <w:szCs w:val="16"/>
                <w:lang w:val="en-US"/>
              </w:rPr>
              <w:t>15</w:t>
            </w:r>
          </w:p>
        </w:tc>
      </w:tr>
      <w:tr w:rsidR="000A2239" w14:paraId="248A1881" w14:textId="77777777" w:rsidTr="000A2239">
        <w:tc>
          <w:tcPr>
            <w:tcW w:w="2127" w:type="dxa"/>
            <w:tcBorders>
              <w:bottom w:val="single" w:sz="4" w:space="0" w:color="auto"/>
            </w:tcBorders>
          </w:tcPr>
          <w:p w14:paraId="56DBA398" w14:textId="089CE92E" w:rsidR="000A2239" w:rsidRPr="00537AB1" w:rsidRDefault="000A2239" w:rsidP="006B641E">
            <w:pPr>
              <w:keepNext/>
              <w:keepLines/>
              <w:ind w:left="-108"/>
              <w:rPr>
                <w:spacing w:val="-5"/>
                <w:sz w:val="16"/>
                <w:szCs w:val="16"/>
                <w:lang w:val="en-US"/>
              </w:rPr>
            </w:pPr>
            <w:r w:rsidRPr="000A2239">
              <w:rPr>
                <w:spacing w:val="-5"/>
                <w:sz w:val="16"/>
                <w:szCs w:val="16"/>
                <w:lang w:val="en-US"/>
              </w:rPr>
              <w:t>Cuba</w:t>
            </w:r>
          </w:p>
        </w:tc>
        <w:tc>
          <w:tcPr>
            <w:tcW w:w="992" w:type="dxa"/>
            <w:tcBorders>
              <w:bottom w:val="single" w:sz="4" w:space="0" w:color="auto"/>
            </w:tcBorders>
          </w:tcPr>
          <w:p w14:paraId="431FE88B" w14:textId="5C0F52B3" w:rsidR="000A2239" w:rsidRDefault="00B1273F" w:rsidP="006B641E">
            <w:pPr>
              <w:keepNext/>
              <w:keepLines/>
              <w:ind w:left="-108"/>
              <w:jc w:val="right"/>
              <w:rPr>
                <w:spacing w:val="-5"/>
                <w:sz w:val="16"/>
                <w:szCs w:val="16"/>
                <w:lang w:val="en-US"/>
              </w:rPr>
            </w:pPr>
            <w:r>
              <w:rPr>
                <w:spacing w:val="-5"/>
                <w:sz w:val="16"/>
                <w:szCs w:val="16"/>
                <w:lang w:val="en-US"/>
              </w:rPr>
              <w:t>415</w:t>
            </w:r>
          </w:p>
        </w:tc>
        <w:tc>
          <w:tcPr>
            <w:tcW w:w="850" w:type="dxa"/>
            <w:tcBorders>
              <w:bottom w:val="single" w:sz="4" w:space="0" w:color="auto"/>
            </w:tcBorders>
          </w:tcPr>
          <w:p w14:paraId="3A28ECAC" w14:textId="6840BA2F" w:rsidR="000A2239" w:rsidRDefault="00B1273F" w:rsidP="006B641E">
            <w:pPr>
              <w:keepNext/>
              <w:keepLines/>
              <w:ind w:left="-108"/>
              <w:jc w:val="right"/>
              <w:rPr>
                <w:spacing w:val="-5"/>
                <w:sz w:val="16"/>
                <w:szCs w:val="16"/>
                <w:lang w:val="en-US"/>
              </w:rPr>
            </w:pPr>
            <w:r>
              <w:rPr>
                <w:spacing w:val="-5"/>
                <w:sz w:val="16"/>
                <w:szCs w:val="16"/>
                <w:lang w:val="en-US"/>
              </w:rPr>
              <w:t>889</w:t>
            </w:r>
          </w:p>
        </w:tc>
        <w:tc>
          <w:tcPr>
            <w:tcW w:w="851" w:type="dxa"/>
            <w:tcBorders>
              <w:bottom w:val="single" w:sz="4" w:space="0" w:color="auto"/>
            </w:tcBorders>
          </w:tcPr>
          <w:p w14:paraId="4F0C4399" w14:textId="6F1CC1D4" w:rsidR="000A2239" w:rsidRDefault="00B1273F" w:rsidP="006B641E">
            <w:pPr>
              <w:keepNext/>
              <w:keepLines/>
              <w:ind w:left="-108"/>
              <w:jc w:val="right"/>
              <w:rPr>
                <w:spacing w:val="-5"/>
                <w:sz w:val="16"/>
                <w:szCs w:val="16"/>
                <w:lang w:val="en-US"/>
              </w:rPr>
            </w:pPr>
            <w:r>
              <w:rPr>
                <w:spacing w:val="-5"/>
                <w:sz w:val="16"/>
                <w:szCs w:val="16"/>
                <w:lang w:val="en-US"/>
              </w:rPr>
              <w:t>8</w:t>
            </w:r>
          </w:p>
        </w:tc>
      </w:tr>
    </w:tbl>
    <w:p w14:paraId="60DAD11F" w14:textId="77777777" w:rsidR="000A2239" w:rsidRPr="00620508" w:rsidRDefault="000A2239" w:rsidP="000A2239">
      <w:pPr>
        <w:keepNext/>
        <w:keepLines/>
        <w:rPr>
          <w:spacing w:val="-5"/>
          <w:sz w:val="16"/>
          <w:szCs w:val="16"/>
          <w:lang w:val="en-US"/>
        </w:rPr>
      </w:pPr>
      <w:r w:rsidRPr="00C55E17">
        <w:rPr>
          <w:sz w:val="16"/>
          <w:szCs w:val="16"/>
          <w:lang w:val="en-US"/>
        </w:rPr>
        <w:t>Source: The authors.</w:t>
      </w:r>
    </w:p>
    <w:p w14:paraId="48974555" w14:textId="77777777" w:rsidR="00284229" w:rsidRDefault="00284229" w:rsidP="000A6D6A">
      <w:pPr>
        <w:ind w:firstLine="284"/>
        <w:rPr>
          <w:spacing w:val="-5"/>
          <w:sz w:val="20"/>
          <w:szCs w:val="20"/>
          <w:lang w:val="en-US"/>
        </w:rPr>
      </w:pPr>
    </w:p>
    <w:p w14:paraId="3676C168" w14:textId="77777777" w:rsidR="005E0185" w:rsidRDefault="005E0185" w:rsidP="005E0185">
      <w:pPr>
        <w:ind w:firstLine="284"/>
        <w:rPr>
          <w:spacing w:val="-5"/>
          <w:sz w:val="20"/>
          <w:szCs w:val="20"/>
          <w:lang w:val="en-US"/>
        </w:rPr>
      </w:pPr>
      <w:r w:rsidRPr="008B1A99">
        <w:rPr>
          <w:spacing w:val="-5"/>
          <w:sz w:val="20"/>
          <w:szCs w:val="20"/>
          <w:lang w:val="en-US"/>
        </w:rPr>
        <w:t xml:space="preserve">Other Latin American countries, including Chile, Brazil, Ecuador, Peru, Argentina, and Cuba, </w:t>
      </w:r>
      <w:r>
        <w:rPr>
          <w:spacing w:val="-5"/>
          <w:sz w:val="20"/>
          <w:szCs w:val="20"/>
          <w:lang w:val="en-US"/>
        </w:rPr>
        <w:t>significantly contribute to the dataset, further consolidating</w:t>
      </w:r>
      <w:r w:rsidRPr="008B1A99">
        <w:rPr>
          <w:spacing w:val="-5"/>
          <w:sz w:val="20"/>
          <w:szCs w:val="20"/>
          <w:lang w:val="en-US"/>
        </w:rPr>
        <w:t xml:space="preserve"> </w:t>
      </w:r>
      <w:proofErr w:type="spellStart"/>
      <w:r w:rsidRPr="008B1A99">
        <w:rPr>
          <w:spacing w:val="-5"/>
          <w:sz w:val="20"/>
          <w:szCs w:val="20"/>
          <w:lang w:val="en-US"/>
        </w:rPr>
        <w:t>SciELO’s</w:t>
      </w:r>
      <w:proofErr w:type="spellEnd"/>
      <w:r w:rsidRPr="008B1A99">
        <w:rPr>
          <w:spacing w:val="-5"/>
          <w:sz w:val="20"/>
          <w:szCs w:val="20"/>
          <w:lang w:val="en-US"/>
        </w:rPr>
        <w:t xml:space="preserve"> regional character. Their participation highlights both the collaborative potential and diversity of engineering research across Latin America.</w:t>
      </w:r>
    </w:p>
    <w:p w14:paraId="21CC521C" w14:textId="77777777" w:rsidR="005E0185" w:rsidRDefault="005E0185" w:rsidP="000A6D6A">
      <w:pPr>
        <w:ind w:firstLine="284"/>
        <w:rPr>
          <w:spacing w:val="-5"/>
          <w:sz w:val="20"/>
          <w:szCs w:val="20"/>
          <w:lang w:val="en-US"/>
        </w:rPr>
      </w:pPr>
    </w:p>
    <w:p w14:paraId="19801B43" w14:textId="45C58924" w:rsidR="00284229" w:rsidRDefault="00284229" w:rsidP="00A77F97">
      <w:pPr>
        <w:pStyle w:val="Ttulo3"/>
      </w:pPr>
      <w:r>
        <w:t>Sources</w:t>
      </w:r>
    </w:p>
    <w:p w14:paraId="51DE0D06" w14:textId="77777777" w:rsidR="002B251A" w:rsidRDefault="002B251A" w:rsidP="00DE4E75">
      <w:pPr>
        <w:ind w:firstLine="284"/>
        <w:rPr>
          <w:spacing w:val="-5"/>
          <w:sz w:val="20"/>
          <w:szCs w:val="20"/>
          <w:lang w:val="en-US"/>
        </w:rPr>
      </w:pPr>
    </w:p>
    <w:p w14:paraId="2CB501B6" w14:textId="634744F9" w:rsidR="00DE4E75" w:rsidRPr="00DE4E75" w:rsidRDefault="00DE4E75" w:rsidP="00DE4E75">
      <w:pPr>
        <w:ind w:firstLine="284"/>
        <w:rPr>
          <w:spacing w:val="-5"/>
          <w:sz w:val="20"/>
          <w:szCs w:val="20"/>
          <w:lang w:val="en-US"/>
        </w:rPr>
      </w:pPr>
      <w:r w:rsidRPr="008B1A99">
        <w:rPr>
          <w:b/>
          <w:bCs/>
          <w:spacing w:val="-5"/>
          <w:sz w:val="20"/>
          <w:szCs w:val="20"/>
          <w:lang w:val="en-US"/>
        </w:rPr>
        <w:t>Table 4</w:t>
      </w:r>
      <w:r w:rsidRPr="00DE4E75">
        <w:rPr>
          <w:spacing w:val="-5"/>
          <w:sz w:val="20"/>
          <w:szCs w:val="20"/>
          <w:lang w:val="en-US"/>
        </w:rPr>
        <w:t xml:space="preserve"> presents the ten most frequent journals in the dataset, drawn from 37 sources, with an average of 413 documents per journal. </w:t>
      </w:r>
      <w:r w:rsidR="002E5092" w:rsidRPr="00DE4E75">
        <w:rPr>
          <w:spacing w:val="-5"/>
          <w:sz w:val="20"/>
          <w:szCs w:val="20"/>
          <w:lang w:val="en-US"/>
        </w:rPr>
        <w:t>BOLET</w:t>
      </w:r>
      <w:r w:rsidR="002E5092">
        <w:rPr>
          <w:spacing w:val="-5"/>
          <w:sz w:val="20"/>
          <w:szCs w:val="20"/>
          <w:lang w:val="en-US"/>
        </w:rPr>
        <w:t>I</w:t>
      </w:r>
      <w:r w:rsidR="002E5092" w:rsidRPr="00DE4E75">
        <w:rPr>
          <w:spacing w:val="-5"/>
          <w:sz w:val="20"/>
          <w:szCs w:val="20"/>
          <w:lang w:val="en-US"/>
        </w:rPr>
        <w:t>N T</w:t>
      </w:r>
      <w:r w:rsidR="002E5092">
        <w:rPr>
          <w:spacing w:val="-5"/>
          <w:sz w:val="20"/>
          <w:szCs w:val="20"/>
          <w:lang w:val="en-US"/>
        </w:rPr>
        <w:t>E</w:t>
      </w:r>
      <w:r w:rsidR="002E5092" w:rsidRPr="00DE4E75">
        <w:rPr>
          <w:spacing w:val="-5"/>
          <w:sz w:val="20"/>
          <w:szCs w:val="20"/>
          <w:lang w:val="en-US"/>
        </w:rPr>
        <w:t>CNICO</w:t>
      </w:r>
      <w:r w:rsidRPr="00DE4E75">
        <w:rPr>
          <w:spacing w:val="-5"/>
          <w:sz w:val="20"/>
          <w:szCs w:val="20"/>
          <w:lang w:val="en-US"/>
        </w:rPr>
        <w:t xml:space="preserve"> leads with 1,820 papers but shows relatively low citation counts (2,810 global and 12 local), suggesting high productivity but limited impact. In contrast, DYNA, with 1,341 papers, has a much higher global citation count (5,321), indicating greater visibility. </w:t>
      </w:r>
      <w:r w:rsidR="002E5092">
        <w:rPr>
          <w:spacing w:val="-5"/>
          <w:sz w:val="20"/>
          <w:szCs w:val="20"/>
          <w:lang w:val="en-US"/>
        </w:rPr>
        <w:t>COMPT SIST</w:t>
      </w:r>
      <w:r w:rsidRPr="00DE4E75">
        <w:rPr>
          <w:spacing w:val="-5"/>
          <w:sz w:val="20"/>
          <w:szCs w:val="20"/>
          <w:lang w:val="en-US"/>
        </w:rPr>
        <w:t xml:space="preserve"> and </w:t>
      </w:r>
      <w:r w:rsidR="002E5092">
        <w:rPr>
          <w:spacing w:val="-5"/>
          <w:sz w:val="20"/>
          <w:szCs w:val="20"/>
          <w:lang w:val="en-US"/>
        </w:rPr>
        <w:t>REV</w:t>
      </w:r>
      <w:r w:rsidRPr="00DE4E75">
        <w:rPr>
          <w:spacing w:val="-5"/>
          <w:sz w:val="20"/>
          <w:szCs w:val="20"/>
          <w:lang w:val="en-US"/>
        </w:rPr>
        <w:t xml:space="preserve"> </w:t>
      </w:r>
      <w:r w:rsidR="002E5092">
        <w:rPr>
          <w:spacing w:val="-5"/>
          <w:sz w:val="20"/>
          <w:szCs w:val="20"/>
          <w:lang w:val="en-US"/>
        </w:rPr>
        <w:t>MEX</w:t>
      </w:r>
      <w:r w:rsidRPr="00DE4E75">
        <w:rPr>
          <w:spacing w:val="-5"/>
          <w:sz w:val="20"/>
          <w:szCs w:val="20"/>
          <w:lang w:val="en-US"/>
        </w:rPr>
        <w:t xml:space="preserve"> </w:t>
      </w:r>
      <w:r w:rsidR="002E5092">
        <w:rPr>
          <w:spacing w:val="-5"/>
          <w:sz w:val="20"/>
          <w:szCs w:val="20"/>
          <w:lang w:val="en-US"/>
        </w:rPr>
        <w:t>ING</w:t>
      </w:r>
      <w:r w:rsidRPr="00DE4E75">
        <w:rPr>
          <w:spacing w:val="-5"/>
          <w:sz w:val="20"/>
          <w:szCs w:val="20"/>
          <w:lang w:val="en-US"/>
        </w:rPr>
        <w:t xml:space="preserve"> </w:t>
      </w:r>
      <w:r w:rsidR="002E5092">
        <w:rPr>
          <w:spacing w:val="-5"/>
          <w:sz w:val="20"/>
          <w:szCs w:val="20"/>
          <w:lang w:val="en-US"/>
        </w:rPr>
        <w:t>QUIMICA</w:t>
      </w:r>
      <w:r w:rsidRPr="00DE4E75">
        <w:rPr>
          <w:spacing w:val="-5"/>
          <w:sz w:val="20"/>
          <w:szCs w:val="20"/>
          <w:lang w:val="en-US"/>
        </w:rPr>
        <w:t xml:space="preserve"> also show strong performance, with over 1,000 and 900 papers</w:t>
      </w:r>
      <w:r w:rsidR="00423B7A">
        <w:rPr>
          <w:spacing w:val="-5"/>
          <w:sz w:val="20"/>
          <w:szCs w:val="20"/>
          <w:lang w:val="en-US"/>
        </w:rPr>
        <w:t>,</w:t>
      </w:r>
      <w:r w:rsidRPr="00DE4E75">
        <w:rPr>
          <w:spacing w:val="-5"/>
          <w:sz w:val="20"/>
          <w:szCs w:val="20"/>
          <w:lang w:val="en-US"/>
        </w:rPr>
        <w:t xml:space="preserve"> respectively</w:t>
      </w:r>
      <w:r w:rsidR="00423B7A">
        <w:rPr>
          <w:spacing w:val="-5"/>
          <w:sz w:val="20"/>
          <w:szCs w:val="20"/>
          <w:lang w:val="en-US"/>
        </w:rPr>
        <w:t>,</w:t>
      </w:r>
      <w:r w:rsidRPr="00DE4E75">
        <w:rPr>
          <w:spacing w:val="-5"/>
          <w:sz w:val="20"/>
          <w:szCs w:val="20"/>
          <w:lang w:val="en-US"/>
        </w:rPr>
        <w:t xml:space="preserve"> and significant local citations—particularly the latter, which leads in local citations (197), suggesting strong engagement within the SciELO community.</w:t>
      </w:r>
    </w:p>
    <w:p w14:paraId="3F7FDC2B" w14:textId="77777777" w:rsidR="0080112C" w:rsidRDefault="0080112C" w:rsidP="00DE4E75">
      <w:pPr>
        <w:ind w:firstLine="284"/>
        <w:rPr>
          <w:spacing w:val="-5"/>
          <w:sz w:val="20"/>
          <w:szCs w:val="20"/>
          <w:lang w:val="en-US"/>
        </w:rPr>
      </w:pPr>
    </w:p>
    <w:p w14:paraId="6CC2BF0D" w14:textId="30522A89" w:rsidR="00DE4E75" w:rsidRDefault="00DE4E75" w:rsidP="00DE4E75">
      <w:pPr>
        <w:keepNext/>
        <w:keepLines/>
        <w:rPr>
          <w:spacing w:val="-5"/>
          <w:sz w:val="16"/>
          <w:szCs w:val="16"/>
          <w:lang w:val="en-US"/>
        </w:rPr>
      </w:pPr>
      <w:r w:rsidRPr="00620508">
        <w:rPr>
          <w:spacing w:val="-5"/>
          <w:sz w:val="16"/>
          <w:szCs w:val="16"/>
          <w:lang w:val="en-US"/>
        </w:rPr>
        <w:t>Table</w:t>
      </w:r>
      <w:r>
        <w:rPr>
          <w:spacing w:val="-5"/>
          <w:sz w:val="16"/>
          <w:szCs w:val="16"/>
          <w:lang w:val="en-US"/>
        </w:rPr>
        <w:t xml:space="preserve"> 4.</w:t>
      </w:r>
    </w:p>
    <w:p w14:paraId="06284AB1" w14:textId="77FCDB67" w:rsidR="00DE4E75" w:rsidRDefault="00DE4E75" w:rsidP="00DE4E75">
      <w:pPr>
        <w:keepNext/>
        <w:keepLines/>
        <w:rPr>
          <w:spacing w:val="-5"/>
          <w:sz w:val="16"/>
          <w:szCs w:val="16"/>
          <w:lang w:val="en-US"/>
        </w:rPr>
      </w:pPr>
      <w:r>
        <w:rPr>
          <w:spacing w:val="-5"/>
          <w:sz w:val="16"/>
          <w:szCs w:val="16"/>
          <w:lang w:val="en-US"/>
        </w:rPr>
        <w:t xml:space="preserve">Most Frequent </w:t>
      </w:r>
      <w:r w:rsidR="00FB0F54">
        <w:rPr>
          <w:spacing w:val="-5"/>
          <w:sz w:val="16"/>
          <w:szCs w:val="16"/>
          <w:lang w:val="en-US"/>
        </w:rPr>
        <w:t>Journals</w:t>
      </w:r>
      <w:r>
        <w:rPr>
          <w:spacing w:val="-5"/>
          <w:sz w:val="16"/>
          <w:szCs w:val="16"/>
          <w:lang w:val="en-US"/>
        </w:rPr>
        <w:t>.</w:t>
      </w:r>
    </w:p>
    <w:tbl>
      <w:tblPr>
        <w:tblStyle w:val="Tablaconcuadrcula"/>
        <w:tblW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992"/>
        <w:gridCol w:w="850"/>
        <w:gridCol w:w="851"/>
      </w:tblGrid>
      <w:tr w:rsidR="00DE4E75" w14:paraId="5B35379D" w14:textId="77777777" w:rsidTr="006B641E">
        <w:tc>
          <w:tcPr>
            <w:tcW w:w="2127" w:type="dxa"/>
            <w:tcBorders>
              <w:top w:val="double" w:sz="4" w:space="0" w:color="auto"/>
              <w:bottom w:val="single" w:sz="4" w:space="0" w:color="auto"/>
            </w:tcBorders>
          </w:tcPr>
          <w:p w14:paraId="52C60A3E" w14:textId="77777777" w:rsidR="00DE4E75" w:rsidRDefault="00DE4E75" w:rsidP="00DE4E75">
            <w:pPr>
              <w:keepNext/>
              <w:keepLines/>
              <w:ind w:left="31" w:hanging="139"/>
              <w:jc w:val="left"/>
              <w:rPr>
                <w:spacing w:val="-5"/>
                <w:sz w:val="16"/>
                <w:szCs w:val="16"/>
                <w:lang w:val="en-US"/>
              </w:rPr>
            </w:pPr>
            <w:r>
              <w:rPr>
                <w:spacing w:val="-5"/>
                <w:sz w:val="16"/>
                <w:szCs w:val="16"/>
                <w:lang w:val="en-US"/>
              </w:rPr>
              <w:t>Name</w:t>
            </w:r>
          </w:p>
        </w:tc>
        <w:tc>
          <w:tcPr>
            <w:tcW w:w="992" w:type="dxa"/>
            <w:tcBorders>
              <w:top w:val="double" w:sz="4" w:space="0" w:color="auto"/>
              <w:bottom w:val="single" w:sz="4" w:space="0" w:color="auto"/>
            </w:tcBorders>
          </w:tcPr>
          <w:p w14:paraId="1283D13B" w14:textId="77777777" w:rsidR="00DE4E75" w:rsidRDefault="00DE4E75" w:rsidP="006B641E">
            <w:pPr>
              <w:keepNext/>
              <w:keepLines/>
              <w:ind w:left="-108"/>
              <w:jc w:val="right"/>
              <w:rPr>
                <w:spacing w:val="-5"/>
                <w:sz w:val="16"/>
                <w:szCs w:val="16"/>
                <w:lang w:val="en-US"/>
              </w:rPr>
            </w:pPr>
            <w:r>
              <w:rPr>
                <w:spacing w:val="-5"/>
                <w:sz w:val="16"/>
                <w:szCs w:val="16"/>
                <w:lang w:val="en-US"/>
              </w:rPr>
              <w:t>Papers</w:t>
            </w:r>
          </w:p>
          <w:p w14:paraId="65FE7CB4" w14:textId="77777777" w:rsidR="00DE4E75" w:rsidRDefault="00DE4E75" w:rsidP="006B641E">
            <w:pPr>
              <w:keepNext/>
              <w:keepLines/>
              <w:ind w:left="-108"/>
              <w:jc w:val="right"/>
              <w:rPr>
                <w:spacing w:val="-5"/>
                <w:sz w:val="16"/>
                <w:szCs w:val="16"/>
                <w:lang w:val="en-US"/>
              </w:rPr>
            </w:pPr>
          </w:p>
        </w:tc>
        <w:tc>
          <w:tcPr>
            <w:tcW w:w="850" w:type="dxa"/>
            <w:tcBorders>
              <w:top w:val="double" w:sz="4" w:space="0" w:color="auto"/>
              <w:bottom w:val="single" w:sz="4" w:space="0" w:color="auto"/>
            </w:tcBorders>
          </w:tcPr>
          <w:p w14:paraId="6F02EF09" w14:textId="77777777" w:rsidR="00DE4E75" w:rsidRDefault="00DE4E75" w:rsidP="006B641E">
            <w:pPr>
              <w:keepNext/>
              <w:keepLines/>
              <w:ind w:left="-108"/>
              <w:jc w:val="right"/>
              <w:rPr>
                <w:spacing w:val="-5"/>
                <w:sz w:val="16"/>
                <w:szCs w:val="16"/>
                <w:lang w:val="en-US"/>
              </w:rPr>
            </w:pPr>
            <w:r>
              <w:rPr>
                <w:spacing w:val="-5"/>
                <w:sz w:val="16"/>
                <w:szCs w:val="16"/>
                <w:lang w:val="en-US"/>
              </w:rPr>
              <w:t>Global</w:t>
            </w:r>
          </w:p>
          <w:p w14:paraId="5E9930D1" w14:textId="77777777" w:rsidR="00DE4E75" w:rsidRDefault="00DE4E75" w:rsidP="006B641E">
            <w:pPr>
              <w:keepNext/>
              <w:keepLines/>
              <w:ind w:left="-108"/>
              <w:jc w:val="right"/>
              <w:rPr>
                <w:spacing w:val="-5"/>
                <w:sz w:val="16"/>
                <w:szCs w:val="16"/>
                <w:lang w:val="en-US"/>
              </w:rPr>
            </w:pPr>
            <w:r>
              <w:rPr>
                <w:spacing w:val="-5"/>
                <w:sz w:val="16"/>
                <w:szCs w:val="16"/>
                <w:lang w:val="en-US"/>
              </w:rPr>
              <w:t>Citations</w:t>
            </w:r>
          </w:p>
        </w:tc>
        <w:tc>
          <w:tcPr>
            <w:tcW w:w="851" w:type="dxa"/>
            <w:tcBorders>
              <w:top w:val="double" w:sz="4" w:space="0" w:color="auto"/>
              <w:bottom w:val="single" w:sz="4" w:space="0" w:color="auto"/>
            </w:tcBorders>
          </w:tcPr>
          <w:p w14:paraId="35F2A834" w14:textId="77777777" w:rsidR="00DE4E75" w:rsidRDefault="00DE4E75" w:rsidP="006B641E">
            <w:pPr>
              <w:keepNext/>
              <w:keepLines/>
              <w:ind w:left="-108"/>
              <w:jc w:val="right"/>
              <w:rPr>
                <w:spacing w:val="-5"/>
                <w:sz w:val="16"/>
                <w:szCs w:val="16"/>
                <w:lang w:val="en-US"/>
              </w:rPr>
            </w:pPr>
            <w:r>
              <w:rPr>
                <w:spacing w:val="-5"/>
                <w:sz w:val="16"/>
                <w:szCs w:val="16"/>
                <w:lang w:val="en-US"/>
              </w:rPr>
              <w:t>Local</w:t>
            </w:r>
          </w:p>
          <w:p w14:paraId="392BAA68" w14:textId="77777777" w:rsidR="00DE4E75" w:rsidRDefault="00DE4E75" w:rsidP="006B641E">
            <w:pPr>
              <w:keepNext/>
              <w:keepLines/>
              <w:ind w:left="-108"/>
              <w:jc w:val="right"/>
              <w:rPr>
                <w:spacing w:val="-5"/>
                <w:sz w:val="16"/>
                <w:szCs w:val="16"/>
                <w:lang w:val="en-US"/>
              </w:rPr>
            </w:pPr>
            <w:r>
              <w:rPr>
                <w:spacing w:val="-5"/>
                <w:sz w:val="16"/>
                <w:szCs w:val="16"/>
                <w:lang w:val="en-US"/>
              </w:rPr>
              <w:t>Citations</w:t>
            </w:r>
          </w:p>
        </w:tc>
      </w:tr>
      <w:tr w:rsidR="00DE4E75" w14:paraId="171291B9" w14:textId="77777777" w:rsidTr="006B641E">
        <w:tc>
          <w:tcPr>
            <w:tcW w:w="2127" w:type="dxa"/>
            <w:tcBorders>
              <w:top w:val="single" w:sz="4" w:space="0" w:color="auto"/>
            </w:tcBorders>
          </w:tcPr>
          <w:p w14:paraId="23A36817" w14:textId="5CEE2536" w:rsidR="00DE4E75" w:rsidRDefault="002B251A" w:rsidP="00DE4E75">
            <w:pPr>
              <w:keepNext/>
              <w:keepLines/>
              <w:ind w:left="31" w:hanging="139"/>
              <w:jc w:val="left"/>
              <w:rPr>
                <w:spacing w:val="-5"/>
                <w:sz w:val="16"/>
                <w:szCs w:val="16"/>
                <w:lang w:val="en-US"/>
              </w:rPr>
            </w:pPr>
            <w:proofErr w:type="spellStart"/>
            <w:r w:rsidRPr="00DE4E75">
              <w:rPr>
                <w:spacing w:val="-5"/>
                <w:sz w:val="16"/>
                <w:szCs w:val="16"/>
                <w:lang w:val="en-US"/>
              </w:rPr>
              <w:t>B</w:t>
            </w:r>
            <w:r>
              <w:rPr>
                <w:spacing w:val="-5"/>
                <w:sz w:val="16"/>
                <w:szCs w:val="16"/>
                <w:lang w:val="en-US"/>
              </w:rPr>
              <w:t>oletin</w:t>
            </w:r>
            <w:proofErr w:type="spellEnd"/>
            <w:r>
              <w:rPr>
                <w:spacing w:val="-5"/>
                <w:sz w:val="16"/>
                <w:szCs w:val="16"/>
                <w:lang w:val="en-US"/>
              </w:rPr>
              <w:t xml:space="preserve"> </w:t>
            </w:r>
            <w:proofErr w:type="spellStart"/>
            <w:r>
              <w:rPr>
                <w:spacing w:val="-5"/>
                <w:sz w:val="16"/>
                <w:szCs w:val="16"/>
                <w:lang w:val="en-US"/>
              </w:rPr>
              <w:t>Tecnico</w:t>
            </w:r>
            <w:proofErr w:type="spellEnd"/>
          </w:p>
        </w:tc>
        <w:tc>
          <w:tcPr>
            <w:tcW w:w="992" w:type="dxa"/>
            <w:tcBorders>
              <w:top w:val="single" w:sz="4" w:space="0" w:color="auto"/>
            </w:tcBorders>
          </w:tcPr>
          <w:p w14:paraId="4EDCFCF7" w14:textId="7D718266" w:rsidR="00DE4E75" w:rsidRDefault="00DE4E75" w:rsidP="006B641E">
            <w:pPr>
              <w:keepNext/>
              <w:keepLines/>
              <w:ind w:left="-108"/>
              <w:jc w:val="right"/>
              <w:rPr>
                <w:spacing w:val="-5"/>
                <w:sz w:val="16"/>
                <w:szCs w:val="16"/>
                <w:lang w:val="en-US"/>
              </w:rPr>
            </w:pPr>
            <w:r>
              <w:rPr>
                <w:spacing w:val="-5"/>
                <w:sz w:val="16"/>
                <w:szCs w:val="16"/>
                <w:lang w:val="en-US"/>
              </w:rPr>
              <w:t>1,820</w:t>
            </w:r>
          </w:p>
        </w:tc>
        <w:tc>
          <w:tcPr>
            <w:tcW w:w="850" w:type="dxa"/>
            <w:tcBorders>
              <w:top w:val="single" w:sz="4" w:space="0" w:color="auto"/>
            </w:tcBorders>
          </w:tcPr>
          <w:p w14:paraId="0EE17BEE" w14:textId="6CF6BBD7" w:rsidR="00DE4E75" w:rsidRDefault="00DE4E75" w:rsidP="006B641E">
            <w:pPr>
              <w:keepNext/>
              <w:keepLines/>
              <w:ind w:left="-108"/>
              <w:jc w:val="right"/>
              <w:rPr>
                <w:spacing w:val="-5"/>
                <w:sz w:val="16"/>
                <w:szCs w:val="16"/>
                <w:lang w:val="en-US"/>
              </w:rPr>
            </w:pPr>
            <w:r>
              <w:rPr>
                <w:spacing w:val="-5"/>
                <w:sz w:val="16"/>
                <w:szCs w:val="16"/>
                <w:lang w:val="en-US"/>
              </w:rPr>
              <w:t>2,810</w:t>
            </w:r>
          </w:p>
        </w:tc>
        <w:tc>
          <w:tcPr>
            <w:tcW w:w="851" w:type="dxa"/>
            <w:tcBorders>
              <w:top w:val="single" w:sz="4" w:space="0" w:color="auto"/>
            </w:tcBorders>
          </w:tcPr>
          <w:p w14:paraId="7B5C1806" w14:textId="24480428" w:rsidR="00DE4E75" w:rsidRDefault="00DE4E75" w:rsidP="006B641E">
            <w:pPr>
              <w:keepNext/>
              <w:keepLines/>
              <w:ind w:left="-108"/>
              <w:jc w:val="right"/>
              <w:rPr>
                <w:spacing w:val="-5"/>
                <w:sz w:val="16"/>
                <w:szCs w:val="16"/>
                <w:lang w:val="en-US"/>
              </w:rPr>
            </w:pPr>
            <w:r>
              <w:rPr>
                <w:spacing w:val="-5"/>
                <w:sz w:val="16"/>
                <w:szCs w:val="16"/>
                <w:lang w:val="en-US"/>
              </w:rPr>
              <w:t>12</w:t>
            </w:r>
          </w:p>
        </w:tc>
      </w:tr>
      <w:tr w:rsidR="00DE4E75" w14:paraId="2305426A" w14:textId="77777777" w:rsidTr="006B641E">
        <w:tc>
          <w:tcPr>
            <w:tcW w:w="2127" w:type="dxa"/>
          </w:tcPr>
          <w:p w14:paraId="3E6D1D21" w14:textId="66CAA077" w:rsidR="00DE4E75" w:rsidRDefault="00DE4E75" w:rsidP="00DE4E75">
            <w:pPr>
              <w:keepNext/>
              <w:keepLines/>
              <w:ind w:left="31" w:hanging="139"/>
              <w:jc w:val="left"/>
              <w:rPr>
                <w:spacing w:val="-5"/>
                <w:sz w:val="16"/>
                <w:szCs w:val="16"/>
                <w:lang w:val="en-US"/>
              </w:rPr>
            </w:pPr>
            <w:r w:rsidRPr="00DE4E75">
              <w:rPr>
                <w:spacing w:val="-5"/>
                <w:sz w:val="16"/>
                <w:szCs w:val="16"/>
                <w:lang w:val="en-US"/>
              </w:rPr>
              <w:t>DYNA</w:t>
            </w:r>
          </w:p>
        </w:tc>
        <w:tc>
          <w:tcPr>
            <w:tcW w:w="992" w:type="dxa"/>
          </w:tcPr>
          <w:p w14:paraId="7B035A4B" w14:textId="7CE3118B" w:rsidR="00DE4E75" w:rsidRDefault="00DE4E75" w:rsidP="006B641E">
            <w:pPr>
              <w:keepNext/>
              <w:keepLines/>
              <w:ind w:left="-108"/>
              <w:jc w:val="right"/>
              <w:rPr>
                <w:spacing w:val="-5"/>
                <w:sz w:val="16"/>
                <w:szCs w:val="16"/>
                <w:lang w:val="en-US"/>
              </w:rPr>
            </w:pPr>
            <w:r>
              <w:rPr>
                <w:spacing w:val="-5"/>
                <w:sz w:val="16"/>
                <w:szCs w:val="16"/>
                <w:lang w:val="en-US"/>
              </w:rPr>
              <w:t>1,341</w:t>
            </w:r>
          </w:p>
        </w:tc>
        <w:tc>
          <w:tcPr>
            <w:tcW w:w="850" w:type="dxa"/>
          </w:tcPr>
          <w:p w14:paraId="4AABF13F" w14:textId="1C4F8831" w:rsidR="00DE4E75" w:rsidRDefault="00DE4E75" w:rsidP="006B641E">
            <w:pPr>
              <w:keepNext/>
              <w:keepLines/>
              <w:ind w:left="-108"/>
              <w:jc w:val="right"/>
              <w:rPr>
                <w:spacing w:val="-5"/>
                <w:sz w:val="16"/>
                <w:szCs w:val="16"/>
                <w:lang w:val="en-US"/>
              </w:rPr>
            </w:pPr>
            <w:r>
              <w:rPr>
                <w:spacing w:val="-5"/>
                <w:sz w:val="16"/>
                <w:szCs w:val="16"/>
                <w:lang w:val="en-US"/>
              </w:rPr>
              <w:t>5,321</w:t>
            </w:r>
          </w:p>
        </w:tc>
        <w:tc>
          <w:tcPr>
            <w:tcW w:w="851" w:type="dxa"/>
          </w:tcPr>
          <w:p w14:paraId="4152DD6C" w14:textId="5C60D9C6" w:rsidR="00DE4E75" w:rsidRDefault="00DE4E75" w:rsidP="006B641E">
            <w:pPr>
              <w:keepNext/>
              <w:keepLines/>
              <w:ind w:left="-108"/>
              <w:jc w:val="right"/>
              <w:rPr>
                <w:spacing w:val="-5"/>
                <w:sz w:val="16"/>
                <w:szCs w:val="16"/>
                <w:lang w:val="en-US"/>
              </w:rPr>
            </w:pPr>
            <w:r>
              <w:rPr>
                <w:spacing w:val="-5"/>
                <w:sz w:val="16"/>
                <w:szCs w:val="16"/>
                <w:lang w:val="en-US"/>
              </w:rPr>
              <w:t>45</w:t>
            </w:r>
          </w:p>
        </w:tc>
      </w:tr>
      <w:tr w:rsidR="00DE4E75" w14:paraId="31FC4526" w14:textId="77777777" w:rsidTr="006B641E">
        <w:tc>
          <w:tcPr>
            <w:tcW w:w="2127" w:type="dxa"/>
          </w:tcPr>
          <w:p w14:paraId="1BD1AF9B" w14:textId="2B97A0BD" w:rsidR="00DE4E75" w:rsidRDefault="00DE4E75" w:rsidP="00DE4E75">
            <w:pPr>
              <w:keepNext/>
              <w:keepLines/>
              <w:ind w:left="31" w:hanging="139"/>
              <w:jc w:val="left"/>
              <w:rPr>
                <w:spacing w:val="-5"/>
                <w:sz w:val="16"/>
                <w:szCs w:val="16"/>
                <w:lang w:val="en-US"/>
              </w:rPr>
            </w:pPr>
            <w:proofErr w:type="spellStart"/>
            <w:r w:rsidRPr="00DE4E75">
              <w:rPr>
                <w:spacing w:val="-5"/>
                <w:sz w:val="16"/>
                <w:szCs w:val="16"/>
                <w:lang w:val="en-US"/>
              </w:rPr>
              <w:t>Comput</w:t>
            </w:r>
            <w:proofErr w:type="spellEnd"/>
            <w:r w:rsidR="00057193">
              <w:rPr>
                <w:spacing w:val="-5"/>
                <w:sz w:val="16"/>
                <w:szCs w:val="16"/>
                <w:lang w:val="en-US"/>
              </w:rPr>
              <w:t>.</w:t>
            </w:r>
            <w:r w:rsidRPr="00DE4E75">
              <w:rPr>
                <w:spacing w:val="-5"/>
                <w:sz w:val="16"/>
                <w:szCs w:val="16"/>
                <w:lang w:val="en-US"/>
              </w:rPr>
              <w:t xml:space="preserve"> Sist</w:t>
            </w:r>
            <w:r w:rsidR="00057193">
              <w:rPr>
                <w:spacing w:val="-5"/>
                <w:sz w:val="16"/>
                <w:szCs w:val="16"/>
                <w:lang w:val="en-US"/>
              </w:rPr>
              <w:t>.</w:t>
            </w:r>
          </w:p>
        </w:tc>
        <w:tc>
          <w:tcPr>
            <w:tcW w:w="992" w:type="dxa"/>
          </w:tcPr>
          <w:p w14:paraId="564A91A4" w14:textId="69136501" w:rsidR="00DE4E75" w:rsidRDefault="00DE4E75" w:rsidP="006B641E">
            <w:pPr>
              <w:keepNext/>
              <w:keepLines/>
              <w:ind w:left="-108"/>
              <w:jc w:val="right"/>
              <w:rPr>
                <w:spacing w:val="-5"/>
                <w:sz w:val="16"/>
                <w:szCs w:val="16"/>
                <w:lang w:val="en-US"/>
              </w:rPr>
            </w:pPr>
            <w:r>
              <w:rPr>
                <w:spacing w:val="-5"/>
                <w:sz w:val="16"/>
                <w:szCs w:val="16"/>
                <w:lang w:val="en-US"/>
              </w:rPr>
              <w:t>1,037</w:t>
            </w:r>
          </w:p>
        </w:tc>
        <w:tc>
          <w:tcPr>
            <w:tcW w:w="850" w:type="dxa"/>
          </w:tcPr>
          <w:p w14:paraId="05C23399" w14:textId="098B2949" w:rsidR="00DE4E75" w:rsidRDefault="00DE4E75" w:rsidP="006B641E">
            <w:pPr>
              <w:keepNext/>
              <w:keepLines/>
              <w:ind w:left="-108"/>
              <w:jc w:val="right"/>
              <w:rPr>
                <w:spacing w:val="-5"/>
                <w:sz w:val="16"/>
                <w:szCs w:val="16"/>
                <w:lang w:val="en-US"/>
              </w:rPr>
            </w:pPr>
            <w:r>
              <w:rPr>
                <w:spacing w:val="-5"/>
                <w:sz w:val="16"/>
                <w:szCs w:val="16"/>
                <w:lang w:val="en-US"/>
              </w:rPr>
              <w:t>3,310</w:t>
            </w:r>
          </w:p>
        </w:tc>
        <w:tc>
          <w:tcPr>
            <w:tcW w:w="851" w:type="dxa"/>
          </w:tcPr>
          <w:p w14:paraId="06422118" w14:textId="1D8B4978" w:rsidR="00DE4E75" w:rsidRDefault="00DE4E75" w:rsidP="006B641E">
            <w:pPr>
              <w:keepNext/>
              <w:keepLines/>
              <w:ind w:left="-108"/>
              <w:jc w:val="right"/>
              <w:rPr>
                <w:spacing w:val="-5"/>
                <w:sz w:val="16"/>
                <w:szCs w:val="16"/>
                <w:lang w:val="en-US"/>
              </w:rPr>
            </w:pPr>
            <w:r>
              <w:rPr>
                <w:spacing w:val="-5"/>
                <w:sz w:val="16"/>
                <w:szCs w:val="16"/>
                <w:lang w:val="en-US"/>
              </w:rPr>
              <w:t>100</w:t>
            </w:r>
          </w:p>
        </w:tc>
      </w:tr>
      <w:tr w:rsidR="00DE4E75" w14:paraId="16165359" w14:textId="77777777" w:rsidTr="006B641E">
        <w:tc>
          <w:tcPr>
            <w:tcW w:w="2127" w:type="dxa"/>
          </w:tcPr>
          <w:p w14:paraId="35F59BD2" w14:textId="3D0709C3" w:rsidR="00DE4E75" w:rsidRDefault="00DE4E75" w:rsidP="00DE4E75">
            <w:pPr>
              <w:keepNext/>
              <w:keepLines/>
              <w:ind w:left="31" w:hanging="139"/>
              <w:jc w:val="left"/>
              <w:rPr>
                <w:spacing w:val="-5"/>
                <w:sz w:val="16"/>
                <w:szCs w:val="16"/>
                <w:lang w:val="en-US"/>
              </w:rPr>
            </w:pPr>
            <w:r w:rsidRPr="00DE4E75">
              <w:rPr>
                <w:spacing w:val="-5"/>
                <w:sz w:val="16"/>
                <w:szCs w:val="16"/>
                <w:lang w:val="en-US"/>
              </w:rPr>
              <w:t>Rev</w:t>
            </w:r>
            <w:r w:rsidR="00057193">
              <w:rPr>
                <w:spacing w:val="-5"/>
                <w:sz w:val="16"/>
                <w:szCs w:val="16"/>
                <w:lang w:val="en-US"/>
              </w:rPr>
              <w:t>.</w:t>
            </w:r>
            <w:r w:rsidRPr="00DE4E75">
              <w:rPr>
                <w:spacing w:val="-5"/>
                <w:sz w:val="16"/>
                <w:szCs w:val="16"/>
                <w:lang w:val="en-US"/>
              </w:rPr>
              <w:t xml:space="preserve"> Mex</w:t>
            </w:r>
            <w:r w:rsidR="00057193">
              <w:rPr>
                <w:spacing w:val="-5"/>
                <w:sz w:val="16"/>
                <w:szCs w:val="16"/>
                <w:lang w:val="en-US"/>
              </w:rPr>
              <w:t>.</w:t>
            </w:r>
            <w:r w:rsidRPr="00DE4E75">
              <w:rPr>
                <w:spacing w:val="-5"/>
                <w:sz w:val="16"/>
                <w:szCs w:val="16"/>
                <w:lang w:val="en-US"/>
              </w:rPr>
              <w:t xml:space="preserve"> Ing</w:t>
            </w:r>
            <w:r w:rsidR="00057193">
              <w:rPr>
                <w:spacing w:val="-5"/>
                <w:sz w:val="16"/>
                <w:szCs w:val="16"/>
                <w:lang w:val="en-US"/>
              </w:rPr>
              <w:t>.</w:t>
            </w:r>
            <w:r w:rsidRPr="00DE4E75">
              <w:rPr>
                <w:spacing w:val="-5"/>
                <w:sz w:val="16"/>
                <w:szCs w:val="16"/>
                <w:lang w:val="en-US"/>
              </w:rPr>
              <w:t xml:space="preserve"> </w:t>
            </w:r>
            <w:proofErr w:type="spellStart"/>
            <w:r w:rsidRPr="00DE4E75">
              <w:rPr>
                <w:spacing w:val="-5"/>
                <w:sz w:val="16"/>
                <w:szCs w:val="16"/>
                <w:lang w:val="en-US"/>
              </w:rPr>
              <w:t>Quimica</w:t>
            </w:r>
            <w:proofErr w:type="spellEnd"/>
          </w:p>
        </w:tc>
        <w:tc>
          <w:tcPr>
            <w:tcW w:w="992" w:type="dxa"/>
          </w:tcPr>
          <w:p w14:paraId="2A67990A" w14:textId="2C0A1E40" w:rsidR="00DE4E75" w:rsidRDefault="00DE4E75" w:rsidP="006B641E">
            <w:pPr>
              <w:keepNext/>
              <w:keepLines/>
              <w:ind w:left="-108"/>
              <w:jc w:val="right"/>
              <w:rPr>
                <w:spacing w:val="-5"/>
                <w:sz w:val="16"/>
                <w:szCs w:val="16"/>
                <w:lang w:val="en-US"/>
              </w:rPr>
            </w:pPr>
            <w:r>
              <w:rPr>
                <w:spacing w:val="-5"/>
                <w:sz w:val="16"/>
                <w:szCs w:val="16"/>
                <w:lang w:val="en-US"/>
              </w:rPr>
              <w:t>903</w:t>
            </w:r>
          </w:p>
        </w:tc>
        <w:tc>
          <w:tcPr>
            <w:tcW w:w="850" w:type="dxa"/>
          </w:tcPr>
          <w:p w14:paraId="6366CEA0" w14:textId="0CD718E9" w:rsidR="00DE4E75" w:rsidRDefault="00DE4E75" w:rsidP="006B641E">
            <w:pPr>
              <w:keepNext/>
              <w:keepLines/>
              <w:ind w:left="-108"/>
              <w:jc w:val="right"/>
              <w:rPr>
                <w:spacing w:val="-5"/>
                <w:sz w:val="16"/>
                <w:szCs w:val="16"/>
                <w:lang w:val="en-US"/>
              </w:rPr>
            </w:pPr>
            <w:r>
              <w:rPr>
                <w:spacing w:val="-5"/>
                <w:sz w:val="16"/>
                <w:szCs w:val="16"/>
                <w:lang w:val="en-US"/>
              </w:rPr>
              <w:t>5,404</w:t>
            </w:r>
          </w:p>
        </w:tc>
        <w:tc>
          <w:tcPr>
            <w:tcW w:w="851" w:type="dxa"/>
          </w:tcPr>
          <w:p w14:paraId="7A11C097" w14:textId="5BE32E7F" w:rsidR="00DE4E75" w:rsidRDefault="00DE4E75" w:rsidP="006B641E">
            <w:pPr>
              <w:keepNext/>
              <w:keepLines/>
              <w:ind w:left="-108"/>
              <w:jc w:val="right"/>
              <w:rPr>
                <w:spacing w:val="-5"/>
                <w:sz w:val="16"/>
                <w:szCs w:val="16"/>
                <w:lang w:val="en-US"/>
              </w:rPr>
            </w:pPr>
            <w:r>
              <w:rPr>
                <w:spacing w:val="-5"/>
                <w:sz w:val="16"/>
                <w:szCs w:val="16"/>
                <w:lang w:val="en-US"/>
              </w:rPr>
              <w:t>197</w:t>
            </w:r>
          </w:p>
        </w:tc>
      </w:tr>
      <w:tr w:rsidR="00DE4E75" w14:paraId="45730003" w14:textId="77777777" w:rsidTr="006B641E">
        <w:tc>
          <w:tcPr>
            <w:tcW w:w="2127" w:type="dxa"/>
          </w:tcPr>
          <w:p w14:paraId="718845C9" w14:textId="2B4B83C2" w:rsidR="00DE4E75" w:rsidRDefault="00DE4E75" w:rsidP="00DE4E75">
            <w:pPr>
              <w:keepNext/>
              <w:keepLines/>
              <w:ind w:left="31" w:hanging="139"/>
              <w:jc w:val="left"/>
              <w:rPr>
                <w:spacing w:val="-5"/>
                <w:sz w:val="16"/>
                <w:szCs w:val="16"/>
                <w:lang w:val="en-US"/>
              </w:rPr>
            </w:pPr>
            <w:r w:rsidRPr="00DE4E75">
              <w:rPr>
                <w:spacing w:val="-5"/>
                <w:sz w:val="16"/>
                <w:szCs w:val="16"/>
                <w:lang w:val="en-US"/>
              </w:rPr>
              <w:t>Inf</w:t>
            </w:r>
            <w:r w:rsidR="00057193">
              <w:rPr>
                <w:spacing w:val="-5"/>
                <w:sz w:val="16"/>
                <w:szCs w:val="16"/>
                <w:lang w:val="en-US"/>
              </w:rPr>
              <w:t>.</w:t>
            </w:r>
            <w:r w:rsidRPr="00DE4E75">
              <w:rPr>
                <w:spacing w:val="-5"/>
                <w:sz w:val="16"/>
                <w:szCs w:val="16"/>
                <w:lang w:val="en-US"/>
              </w:rPr>
              <w:t xml:space="preserve"> </w:t>
            </w:r>
            <w:proofErr w:type="spellStart"/>
            <w:r w:rsidRPr="00DE4E75">
              <w:rPr>
                <w:spacing w:val="-5"/>
                <w:sz w:val="16"/>
                <w:szCs w:val="16"/>
                <w:lang w:val="en-US"/>
              </w:rPr>
              <w:t>Tecnol</w:t>
            </w:r>
            <w:proofErr w:type="spellEnd"/>
            <w:r w:rsidR="00057193">
              <w:rPr>
                <w:spacing w:val="-5"/>
                <w:sz w:val="16"/>
                <w:szCs w:val="16"/>
                <w:lang w:val="en-US"/>
              </w:rPr>
              <w:t>.</w:t>
            </w:r>
          </w:p>
        </w:tc>
        <w:tc>
          <w:tcPr>
            <w:tcW w:w="992" w:type="dxa"/>
          </w:tcPr>
          <w:p w14:paraId="13EA22AA" w14:textId="6DA4E587" w:rsidR="00DE4E75" w:rsidRDefault="00DE4E75" w:rsidP="006B641E">
            <w:pPr>
              <w:keepNext/>
              <w:keepLines/>
              <w:ind w:left="-108"/>
              <w:jc w:val="right"/>
              <w:rPr>
                <w:spacing w:val="-5"/>
                <w:sz w:val="16"/>
                <w:szCs w:val="16"/>
                <w:lang w:val="en-US"/>
              </w:rPr>
            </w:pPr>
            <w:r>
              <w:rPr>
                <w:spacing w:val="-5"/>
                <w:sz w:val="16"/>
                <w:szCs w:val="16"/>
                <w:lang w:val="en-US"/>
              </w:rPr>
              <w:t>882</w:t>
            </w:r>
          </w:p>
        </w:tc>
        <w:tc>
          <w:tcPr>
            <w:tcW w:w="850" w:type="dxa"/>
          </w:tcPr>
          <w:p w14:paraId="184083CA" w14:textId="6FE50251" w:rsidR="00DE4E75" w:rsidRDefault="00DE4E75" w:rsidP="006B641E">
            <w:pPr>
              <w:keepNext/>
              <w:keepLines/>
              <w:ind w:left="-108"/>
              <w:jc w:val="right"/>
              <w:rPr>
                <w:spacing w:val="-5"/>
                <w:sz w:val="16"/>
                <w:szCs w:val="16"/>
                <w:lang w:val="en-US"/>
              </w:rPr>
            </w:pPr>
            <w:r>
              <w:rPr>
                <w:spacing w:val="-5"/>
                <w:sz w:val="16"/>
                <w:szCs w:val="16"/>
                <w:lang w:val="en-US"/>
              </w:rPr>
              <w:t>3,698</w:t>
            </w:r>
          </w:p>
        </w:tc>
        <w:tc>
          <w:tcPr>
            <w:tcW w:w="851" w:type="dxa"/>
          </w:tcPr>
          <w:p w14:paraId="7E0CA06A" w14:textId="357B9E93" w:rsidR="00DE4E75" w:rsidRDefault="00DE4E75" w:rsidP="006B641E">
            <w:pPr>
              <w:keepNext/>
              <w:keepLines/>
              <w:ind w:left="-108"/>
              <w:jc w:val="right"/>
              <w:rPr>
                <w:spacing w:val="-5"/>
                <w:sz w:val="16"/>
                <w:szCs w:val="16"/>
                <w:lang w:val="en-US"/>
              </w:rPr>
            </w:pPr>
            <w:r>
              <w:rPr>
                <w:spacing w:val="-5"/>
                <w:sz w:val="16"/>
                <w:szCs w:val="16"/>
                <w:lang w:val="en-US"/>
              </w:rPr>
              <w:t>7</w:t>
            </w:r>
          </w:p>
        </w:tc>
      </w:tr>
      <w:tr w:rsidR="00DE4E75" w14:paraId="04C68E3D" w14:textId="77777777" w:rsidTr="006B641E">
        <w:tc>
          <w:tcPr>
            <w:tcW w:w="2127" w:type="dxa"/>
          </w:tcPr>
          <w:p w14:paraId="67D45685" w14:textId="20A0E6CB" w:rsidR="00DE4E75" w:rsidRDefault="00DE4E75" w:rsidP="00DE4E75">
            <w:pPr>
              <w:keepNext/>
              <w:keepLines/>
              <w:ind w:left="31" w:hanging="139"/>
              <w:jc w:val="left"/>
              <w:rPr>
                <w:spacing w:val="-5"/>
                <w:sz w:val="16"/>
                <w:szCs w:val="16"/>
                <w:lang w:val="en-US"/>
              </w:rPr>
            </w:pPr>
            <w:proofErr w:type="spellStart"/>
            <w:r w:rsidRPr="00DE4E75">
              <w:rPr>
                <w:spacing w:val="-5"/>
                <w:sz w:val="16"/>
                <w:szCs w:val="16"/>
                <w:lang w:val="en-US"/>
              </w:rPr>
              <w:t>Interciencia</w:t>
            </w:r>
            <w:proofErr w:type="spellEnd"/>
          </w:p>
        </w:tc>
        <w:tc>
          <w:tcPr>
            <w:tcW w:w="992" w:type="dxa"/>
          </w:tcPr>
          <w:p w14:paraId="58080794" w14:textId="672F1731" w:rsidR="00DE4E75" w:rsidRDefault="00DE4E75" w:rsidP="006B641E">
            <w:pPr>
              <w:keepNext/>
              <w:keepLines/>
              <w:ind w:left="-108"/>
              <w:jc w:val="right"/>
              <w:rPr>
                <w:spacing w:val="-5"/>
                <w:sz w:val="16"/>
                <w:szCs w:val="16"/>
                <w:lang w:val="en-US"/>
              </w:rPr>
            </w:pPr>
            <w:r>
              <w:rPr>
                <w:spacing w:val="-5"/>
                <w:sz w:val="16"/>
                <w:szCs w:val="16"/>
                <w:lang w:val="en-US"/>
              </w:rPr>
              <w:t>871</w:t>
            </w:r>
          </w:p>
        </w:tc>
        <w:tc>
          <w:tcPr>
            <w:tcW w:w="850" w:type="dxa"/>
          </w:tcPr>
          <w:p w14:paraId="47179BBF" w14:textId="0921B521" w:rsidR="00DE4E75" w:rsidRDefault="00DE4E75" w:rsidP="006B641E">
            <w:pPr>
              <w:keepNext/>
              <w:keepLines/>
              <w:ind w:left="-108"/>
              <w:jc w:val="right"/>
              <w:rPr>
                <w:spacing w:val="-5"/>
                <w:sz w:val="16"/>
                <w:szCs w:val="16"/>
                <w:lang w:val="en-US"/>
              </w:rPr>
            </w:pPr>
            <w:r>
              <w:rPr>
                <w:spacing w:val="-5"/>
                <w:sz w:val="16"/>
                <w:szCs w:val="16"/>
                <w:lang w:val="en-US"/>
              </w:rPr>
              <w:t>2,342</w:t>
            </w:r>
          </w:p>
        </w:tc>
        <w:tc>
          <w:tcPr>
            <w:tcW w:w="851" w:type="dxa"/>
          </w:tcPr>
          <w:p w14:paraId="6FBEC633" w14:textId="627F2F1D" w:rsidR="00DE4E75" w:rsidRDefault="00DE4E75" w:rsidP="006B641E">
            <w:pPr>
              <w:keepNext/>
              <w:keepLines/>
              <w:ind w:left="-108"/>
              <w:jc w:val="right"/>
              <w:rPr>
                <w:spacing w:val="-5"/>
                <w:sz w:val="16"/>
                <w:szCs w:val="16"/>
                <w:lang w:val="en-US"/>
              </w:rPr>
            </w:pPr>
            <w:r>
              <w:rPr>
                <w:spacing w:val="-5"/>
                <w:sz w:val="16"/>
                <w:szCs w:val="16"/>
                <w:lang w:val="en-US"/>
              </w:rPr>
              <w:t>8</w:t>
            </w:r>
          </w:p>
        </w:tc>
      </w:tr>
      <w:tr w:rsidR="00DE4E75" w14:paraId="61B9290D" w14:textId="77777777" w:rsidTr="006B641E">
        <w:tc>
          <w:tcPr>
            <w:tcW w:w="2127" w:type="dxa"/>
          </w:tcPr>
          <w:p w14:paraId="504B6970" w14:textId="51B47CAE" w:rsidR="00DE4E75" w:rsidRPr="00537AB1" w:rsidRDefault="00DE4E75" w:rsidP="00DE4E75">
            <w:pPr>
              <w:keepNext/>
              <w:keepLines/>
              <w:ind w:left="31" w:hanging="139"/>
              <w:jc w:val="left"/>
              <w:rPr>
                <w:spacing w:val="-5"/>
                <w:sz w:val="16"/>
                <w:szCs w:val="16"/>
                <w:lang w:val="en-US"/>
              </w:rPr>
            </w:pPr>
            <w:proofErr w:type="spellStart"/>
            <w:r w:rsidRPr="00DE4E75">
              <w:rPr>
                <w:spacing w:val="-5"/>
                <w:sz w:val="16"/>
                <w:szCs w:val="16"/>
                <w:lang w:val="en-US"/>
              </w:rPr>
              <w:t>Form</w:t>
            </w:r>
            <w:r w:rsidR="00057193">
              <w:rPr>
                <w:spacing w:val="-5"/>
                <w:sz w:val="16"/>
                <w:szCs w:val="16"/>
                <w:lang w:val="en-US"/>
              </w:rPr>
              <w:t>.</w:t>
            </w:r>
            <w:r w:rsidRPr="00DE4E75">
              <w:rPr>
                <w:spacing w:val="-5"/>
                <w:sz w:val="16"/>
                <w:szCs w:val="16"/>
                <w:lang w:val="en-US"/>
              </w:rPr>
              <w:t>Univ</w:t>
            </w:r>
            <w:proofErr w:type="spellEnd"/>
            <w:r w:rsidR="00057193">
              <w:rPr>
                <w:spacing w:val="-5"/>
                <w:sz w:val="16"/>
                <w:szCs w:val="16"/>
                <w:lang w:val="en-US"/>
              </w:rPr>
              <w:t>.</w:t>
            </w:r>
          </w:p>
        </w:tc>
        <w:tc>
          <w:tcPr>
            <w:tcW w:w="992" w:type="dxa"/>
          </w:tcPr>
          <w:p w14:paraId="7818DF20" w14:textId="3BDAEAA0" w:rsidR="00DE4E75" w:rsidRDefault="00DE4E75" w:rsidP="006B641E">
            <w:pPr>
              <w:keepNext/>
              <w:keepLines/>
              <w:ind w:left="-108"/>
              <w:jc w:val="right"/>
              <w:rPr>
                <w:spacing w:val="-5"/>
                <w:sz w:val="16"/>
                <w:szCs w:val="16"/>
                <w:lang w:val="en-US"/>
              </w:rPr>
            </w:pPr>
            <w:r>
              <w:rPr>
                <w:spacing w:val="-5"/>
                <w:sz w:val="16"/>
                <w:szCs w:val="16"/>
                <w:lang w:val="en-US"/>
              </w:rPr>
              <w:t>701</w:t>
            </w:r>
          </w:p>
        </w:tc>
        <w:tc>
          <w:tcPr>
            <w:tcW w:w="850" w:type="dxa"/>
          </w:tcPr>
          <w:p w14:paraId="6D34CEFA" w14:textId="00DA0F32" w:rsidR="00DE4E75" w:rsidRDefault="00DE4E75" w:rsidP="006B641E">
            <w:pPr>
              <w:keepNext/>
              <w:keepLines/>
              <w:ind w:left="-108"/>
              <w:jc w:val="right"/>
              <w:rPr>
                <w:spacing w:val="-5"/>
                <w:sz w:val="16"/>
                <w:szCs w:val="16"/>
                <w:lang w:val="en-US"/>
              </w:rPr>
            </w:pPr>
            <w:r>
              <w:rPr>
                <w:spacing w:val="-5"/>
                <w:sz w:val="16"/>
                <w:szCs w:val="16"/>
                <w:lang w:val="en-US"/>
              </w:rPr>
              <w:t>4,205</w:t>
            </w:r>
          </w:p>
        </w:tc>
        <w:tc>
          <w:tcPr>
            <w:tcW w:w="851" w:type="dxa"/>
          </w:tcPr>
          <w:p w14:paraId="1DF52C82" w14:textId="443F50D7" w:rsidR="00DE4E75" w:rsidRDefault="00DE4E75" w:rsidP="006B641E">
            <w:pPr>
              <w:keepNext/>
              <w:keepLines/>
              <w:ind w:left="-108"/>
              <w:jc w:val="right"/>
              <w:rPr>
                <w:spacing w:val="-5"/>
                <w:sz w:val="16"/>
                <w:szCs w:val="16"/>
                <w:lang w:val="en-US"/>
              </w:rPr>
            </w:pPr>
            <w:r>
              <w:rPr>
                <w:spacing w:val="-5"/>
                <w:sz w:val="16"/>
                <w:szCs w:val="16"/>
                <w:lang w:val="en-US"/>
              </w:rPr>
              <w:t>7</w:t>
            </w:r>
          </w:p>
        </w:tc>
      </w:tr>
      <w:tr w:rsidR="00DE4E75" w14:paraId="52B2EDB4" w14:textId="77777777" w:rsidTr="006B641E">
        <w:tc>
          <w:tcPr>
            <w:tcW w:w="2127" w:type="dxa"/>
          </w:tcPr>
          <w:p w14:paraId="1768CFE9" w14:textId="45A0E571" w:rsidR="00DE4E75" w:rsidRPr="00537AB1" w:rsidRDefault="00DE4E75" w:rsidP="00DE4E75">
            <w:pPr>
              <w:keepNext/>
              <w:keepLines/>
              <w:ind w:left="31" w:hanging="139"/>
              <w:jc w:val="left"/>
              <w:rPr>
                <w:spacing w:val="-5"/>
                <w:sz w:val="16"/>
                <w:szCs w:val="16"/>
                <w:lang w:val="en-US"/>
              </w:rPr>
            </w:pPr>
            <w:proofErr w:type="spellStart"/>
            <w:r w:rsidRPr="00DE4E75">
              <w:rPr>
                <w:spacing w:val="-5"/>
                <w:sz w:val="16"/>
                <w:szCs w:val="16"/>
                <w:lang w:val="en-US"/>
              </w:rPr>
              <w:t>Tecnologia</w:t>
            </w:r>
            <w:proofErr w:type="spellEnd"/>
            <w:r w:rsidRPr="00DE4E75">
              <w:rPr>
                <w:spacing w:val="-5"/>
                <w:sz w:val="16"/>
                <w:szCs w:val="16"/>
                <w:lang w:val="en-US"/>
              </w:rPr>
              <w:t xml:space="preserve"> </w:t>
            </w:r>
            <w:proofErr w:type="spellStart"/>
            <w:r w:rsidRPr="00DE4E75">
              <w:rPr>
                <w:spacing w:val="-5"/>
                <w:sz w:val="16"/>
                <w:szCs w:val="16"/>
                <w:lang w:val="en-US"/>
              </w:rPr>
              <w:t>Ciencias</w:t>
            </w:r>
            <w:proofErr w:type="spellEnd"/>
            <w:r w:rsidRPr="00DE4E75">
              <w:rPr>
                <w:spacing w:val="-5"/>
                <w:sz w:val="16"/>
                <w:szCs w:val="16"/>
                <w:lang w:val="en-US"/>
              </w:rPr>
              <w:t xml:space="preserve"> Agua</w:t>
            </w:r>
          </w:p>
        </w:tc>
        <w:tc>
          <w:tcPr>
            <w:tcW w:w="992" w:type="dxa"/>
          </w:tcPr>
          <w:p w14:paraId="2AFCDE9C" w14:textId="6484297A" w:rsidR="00DE4E75" w:rsidRDefault="00DE4E75" w:rsidP="006B641E">
            <w:pPr>
              <w:keepNext/>
              <w:keepLines/>
              <w:ind w:left="-108"/>
              <w:jc w:val="right"/>
              <w:rPr>
                <w:spacing w:val="-5"/>
                <w:sz w:val="16"/>
                <w:szCs w:val="16"/>
                <w:lang w:val="en-US"/>
              </w:rPr>
            </w:pPr>
            <w:r>
              <w:rPr>
                <w:spacing w:val="-5"/>
                <w:sz w:val="16"/>
                <w:szCs w:val="16"/>
                <w:lang w:val="en-US"/>
              </w:rPr>
              <w:t>625</w:t>
            </w:r>
          </w:p>
        </w:tc>
        <w:tc>
          <w:tcPr>
            <w:tcW w:w="850" w:type="dxa"/>
          </w:tcPr>
          <w:p w14:paraId="41F4CCA8" w14:textId="1C7C52DE" w:rsidR="00DE4E75" w:rsidRDefault="00DE4E75" w:rsidP="006B641E">
            <w:pPr>
              <w:keepNext/>
              <w:keepLines/>
              <w:ind w:left="-108"/>
              <w:jc w:val="right"/>
              <w:rPr>
                <w:spacing w:val="-5"/>
                <w:sz w:val="16"/>
                <w:szCs w:val="16"/>
                <w:lang w:val="en-US"/>
              </w:rPr>
            </w:pPr>
            <w:r>
              <w:rPr>
                <w:spacing w:val="-5"/>
                <w:sz w:val="16"/>
                <w:szCs w:val="16"/>
                <w:lang w:val="en-US"/>
              </w:rPr>
              <w:t>1,552</w:t>
            </w:r>
          </w:p>
        </w:tc>
        <w:tc>
          <w:tcPr>
            <w:tcW w:w="851" w:type="dxa"/>
          </w:tcPr>
          <w:p w14:paraId="675C1588" w14:textId="4C0D11C2" w:rsidR="00DE4E75" w:rsidRDefault="00DE4E75" w:rsidP="006B641E">
            <w:pPr>
              <w:keepNext/>
              <w:keepLines/>
              <w:ind w:left="-108"/>
              <w:jc w:val="right"/>
              <w:rPr>
                <w:spacing w:val="-5"/>
                <w:sz w:val="16"/>
                <w:szCs w:val="16"/>
                <w:lang w:val="en-US"/>
              </w:rPr>
            </w:pPr>
            <w:r>
              <w:rPr>
                <w:spacing w:val="-5"/>
                <w:sz w:val="16"/>
                <w:szCs w:val="16"/>
                <w:lang w:val="en-US"/>
              </w:rPr>
              <w:t>2</w:t>
            </w:r>
          </w:p>
        </w:tc>
      </w:tr>
      <w:tr w:rsidR="00DE4E75" w14:paraId="5D950487" w14:textId="77777777" w:rsidTr="006B641E">
        <w:tc>
          <w:tcPr>
            <w:tcW w:w="2127" w:type="dxa"/>
          </w:tcPr>
          <w:p w14:paraId="3555F06D" w14:textId="71D244BB" w:rsidR="00DE4E75" w:rsidRPr="00537AB1" w:rsidRDefault="00DE4E75" w:rsidP="00DE4E75">
            <w:pPr>
              <w:keepNext/>
              <w:keepLines/>
              <w:ind w:left="31" w:hanging="139"/>
              <w:jc w:val="left"/>
              <w:rPr>
                <w:spacing w:val="-5"/>
                <w:sz w:val="16"/>
                <w:szCs w:val="16"/>
                <w:lang w:val="en-US"/>
              </w:rPr>
            </w:pPr>
            <w:r w:rsidRPr="00DE4E75">
              <w:rPr>
                <w:spacing w:val="-5"/>
                <w:sz w:val="16"/>
                <w:szCs w:val="16"/>
                <w:lang w:val="en-US"/>
              </w:rPr>
              <w:t>Electron</w:t>
            </w:r>
            <w:r w:rsidR="00057193">
              <w:rPr>
                <w:spacing w:val="-5"/>
                <w:sz w:val="16"/>
                <w:szCs w:val="16"/>
                <w:lang w:val="en-US"/>
              </w:rPr>
              <w:t>.</w:t>
            </w:r>
            <w:r w:rsidRPr="00DE4E75">
              <w:rPr>
                <w:spacing w:val="-5"/>
                <w:sz w:val="16"/>
                <w:szCs w:val="16"/>
                <w:lang w:val="en-US"/>
              </w:rPr>
              <w:t xml:space="preserve"> J</w:t>
            </w:r>
            <w:r w:rsidR="00057193">
              <w:rPr>
                <w:spacing w:val="-5"/>
                <w:sz w:val="16"/>
                <w:szCs w:val="16"/>
                <w:lang w:val="en-US"/>
              </w:rPr>
              <w:t>.</w:t>
            </w:r>
            <w:r w:rsidRPr="00DE4E75">
              <w:rPr>
                <w:spacing w:val="-5"/>
                <w:sz w:val="16"/>
                <w:szCs w:val="16"/>
                <w:lang w:val="en-US"/>
              </w:rPr>
              <w:t xml:space="preserve"> </w:t>
            </w:r>
            <w:proofErr w:type="spellStart"/>
            <w:r w:rsidRPr="00DE4E75">
              <w:rPr>
                <w:spacing w:val="-5"/>
                <w:sz w:val="16"/>
                <w:szCs w:val="16"/>
                <w:lang w:val="en-US"/>
              </w:rPr>
              <w:t>Biotechnol</w:t>
            </w:r>
            <w:proofErr w:type="spellEnd"/>
            <w:r w:rsidR="00057193">
              <w:rPr>
                <w:spacing w:val="-5"/>
                <w:sz w:val="16"/>
                <w:szCs w:val="16"/>
                <w:lang w:val="en-US"/>
              </w:rPr>
              <w:t>.</w:t>
            </w:r>
          </w:p>
        </w:tc>
        <w:tc>
          <w:tcPr>
            <w:tcW w:w="992" w:type="dxa"/>
          </w:tcPr>
          <w:p w14:paraId="3CF55DDD" w14:textId="1E5494A2" w:rsidR="00DE4E75" w:rsidRDefault="00DE4E75" w:rsidP="006B641E">
            <w:pPr>
              <w:keepNext/>
              <w:keepLines/>
              <w:ind w:left="-108"/>
              <w:jc w:val="right"/>
              <w:rPr>
                <w:spacing w:val="-5"/>
                <w:sz w:val="16"/>
                <w:szCs w:val="16"/>
                <w:lang w:val="en-US"/>
              </w:rPr>
            </w:pPr>
            <w:r>
              <w:rPr>
                <w:spacing w:val="-5"/>
                <w:sz w:val="16"/>
                <w:szCs w:val="16"/>
                <w:lang w:val="en-US"/>
              </w:rPr>
              <w:t>593</w:t>
            </w:r>
          </w:p>
        </w:tc>
        <w:tc>
          <w:tcPr>
            <w:tcW w:w="850" w:type="dxa"/>
          </w:tcPr>
          <w:p w14:paraId="2C1EC014" w14:textId="26C7A0BB" w:rsidR="00DE4E75" w:rsidRDefault="00DE4E75" w:rsidP="006B641E">
            <w:pPr>
              <w:keepNext/>
              <w:keepLines/>
              <w:ind w:left="-108"/>
              <w:jc w:val="right"/>
              <w:rPr>
                <w:spacing w:val="-5"/>
                <w:sz w:val="16"/>
                <w:szCs w:val="16"/>
                <w:lang w:val="en-US"/>
              </w:rPr>
            </w:pPr>
            <w:r>
              <w:rPr>
                <w:spacing w:val="-5"/>
                <w:sz w:val="16"/>
                <w:szCs w:val="16"/>
                <w:lang w:val="en-US"/>
              </w:rPr>
              <w:t>11,229</w:t>
            </w:r>
          </w:p>
        </w:tc>
        <w:tc>
          <w:tcPr>
            <w:tcW w:w="851" w:type="dxa"/>
          </w:tcPr>
          <w:p w14:paraId="32BB7C1C" w14:textId="40588580" w:rsidR="00DE4E75" w:rsidRDefault="00DE4E75" w:rsidP="006B641E">
            <w:pPr>
              <w:keepNext/>
              <w:keepLines/>
              <w:ind w:left="-108"/>
              <w:jc w:val="right"/>
              <w:rPr>
                <w:spacing w:val="-5"/>
                <w:sz w:val="16"/>
                <w:szCs w:val="16"/>
                <w:lang w:val="en-US"/>
              </w:rPr>
            </w:pPr>
            <w:r>
              <w:rPr>
                <w:spacing w:val="-5"/>
                <w:sz w:val="16"/>
                <w:szCs w:val="16"/>
                <w:lang w:val="en-US"/>
              </w:rPr>
              <w:t>85</w:t>
            </w:r>
          </w:p>
        </w:tc>
      </w:tr>
      <w:tr w:rsidR="00DE4E75" w14:paraId="0B33701C" w14:textId="77777777" w:rsidTr="006B641E">
        <w:tc>
          <w:tcPr>
            <w:tcW w:w="2127" w:type="dxa"/>
            <w:tcBorders>
              <w:bottom w:val="single" w:sz="4" w:space="0" w:color="auto"/>
            </w:tcBorders>
          </w:tcPr>
          <w:p w14:paraId="38DB9E63" w14:textId="30842E89" w:rsidR="00DE4E75" w:rsidRPr="00537AB1" w:rsidRDefault="00DE4E75" w:rsidP="00DE4E75">
            <w:pPr>
              <w:keepNext/>
              <w:keepLines/>
              <w:ind w:left="31" w:hanging="139"/>
              <w:jc w:val="left"/>
              <w:rPr>
                <w:spacing w:val="-5"/>
                <w:sz w:val="16"/>
                <w:szCs w:val="16"/>
                <w:lang w:val="en-US"/>
              </w:rPr>
            </w:pPr>
            <w:r w:rsidRPr="00DE4E75">
              <w:rPr>
                <w:spacing w:val="-5"/>
                <w:sz w:val="16"/>
                <w:szCs w:val="16"/>
                <w:lang w:val="en-US"/>
              </w:rPr>
              <w:t>J App Res Tech</w:t>
            </w:r>
          </w:p>
        </w:tc>
        <w:tc>
          <w:tcPr>
            <w:tcW w:w="992" w:type="dxa"/>
            <w:tcBorders>
              <w:bottom w:val="single" w:sz="4" w:space="0" w:color="auto"/>
            </w:tcBorders>
          </w:tcPr>
          <w:p w14:paraId="5C5812A8" w14:textId="0A07FA9B" w:rsidR="00DE4E75" w:rsidRDefault="00DE4E75" w:rsidP="006B641E">
            <w:pPr>
              <w:keepNext/>
              <w:keepLines/>
              <w:ind w:left="-108"/>
              <w:jc w:val="right"/>
              <w:rPr>
                <w:spacing w:val="-5"/>
                <w:sz w:val="16"/>
                <w:szCs w:val="16"/>
                <w:lang w:val="en-US"/>
              </w:rPr>
            </w:pPr>
            <w:r>
              <w:rPr>
                <w:spacing w:val="-5"/>
                <w:sz w:val="16"/>
                <w:szCs w:val="16"/>
                <w:lang w:val="en-US"/>
              </w:rPr>
              <w:t>580</w:t>
            </w:r>
          </w:p>
        </w:tc>
        <w:tc>
          <w:tcPr>
            <w:tcW w:w="850" w:type="dxa"/>
            <w:tcBorders>
              <w:bottom w:val="single" w:sz="4" w:space="0" w:color="auto"/>
            </w:tcBorders>
          </w:tcPr>
          <w:p w14:paraId="39D096F1" w14:textId="51050DA7" w:rsidR="00DE4E75" w:rsidRDefault="00DE4E75" w:rsidP="006B641E">
            <w:pPr>
              <w:keepNext/>
              <w:keepLines/>
              <w:ind w:left="-108"/>
              <w:jc w:val="right"/>
              <w:rPr>
                <w:spacing w:val="-5"/>
                <w:sz w:val="16"/>
                <w:szCs w:val="16"/>
                <w:lang w:val="en-US"/>
              </w:rPr>
            </w:pPr>
            <w:r>
              <w:rPr>
                <w:spacing w:val="-5"/>
                <w:sz w:val="16"/>
                <w:szCs w:val="16"/>
                <w:lang w:val="en-US"/>
              </w:rPr>
              <w:t>5,889</w:t>
            </w:r>
          </w:p>
        </w:tc>
        <w:tc>
          <w:tcPr>
            <w:tcW w:w="851" w:type="dxa"/>
            <w:tcBorders>
              <w:bottom w:val="single" w:sz="4" w:space="0" w:color="auto"/>
            </w:tcBorders>
          </w:tcPr>
          <w:p w14:paraId="123B6236" w14:textId="4F3FAB91" w:rsidR="00DE4E75" w:rsidRDefault="00DE4E75" w:rsidP="006B641E">
            <w:pPr>
              <w:keepNext/>
              <w:keepLines/>
              <w:ind w:left="-108"/>
              <w:jc w:val="right"/>
              <w:rPr>
                <w:spacing w:val="-5"/>
                <w:sz w:val="16"/>
                <w:szCs w:val="16"/>
                <w:lang w:val="en-US"/>
              </w:rPr>
            </w:pPr>
            <w:r>
              <w:rPr>
                <w:spacing w:val="-5"/>
                <w:sz w:val="16"/>
                <w:szCs w:val="16"/>
                <w:lang w:val="en-US"/>
              </w:rPr>
              <w:t>65</w:t>
            </w:r>
          </w:p>
        </w:tc>
      </w:tr>
    </w:tbl>
    <w:p w14:paraId="4F60A861" w14:textId="77777777" w:rsidR="00DE4E75" w:rsidRPr="00620508" w:rsidRDefault="00DE4E75" w:rsidP="00DE4E75">
      <w:pPr>
        <w:keepNext/>
        <w:keepLines/>
        <w:rPr>
          <w:spacing w:val="-5"/>
          <w:sz w:val="16"/>
          <w:szCs w:val="16"/>
          <w:lang w:val="en-US"/>
        </w:rPr>
      </w:pPr>
      <w:r w:rsidRPr="00C55E17">
        <w:rPr>
          <w:sz w:val="16"/>
          <w:szCs w:val="16"/>
          <w:lang w:val="en-US"/>
        </w:rPr>
        <w:t>Source: The authors.</w:t>
      </w:r>
    </w:p>
    <w:p w14:paraId="13CFDB3E" w14:textId="77777777" w:rsidR="00284229" w:rsidRDefault="00284229" w:rsidP="000A6D6A">
      <w:pPr>
        <w:ind w:firstLine="284"/>
        <w:rPr>
          <w:spacing w:val="-5"/>
          <w:sz w:val="20"/>
          <w:szCs w:val="20"/>
          <w:lang w:val="en-US"/>
        </w:rPr>
      </w:pPr>
    </w:p>
    <w:p w14:paraId="02E3C511" w14:textId="413FD240" w:rsidR="00576B55" w:rsidRDefault="005E0185" w:rsidP="000A6D6A">
      <w:pPr>
        <w:ind w:firstLine="284"/>
        <w:rPr>
          <w:spacing w:val="-5"/>
          <w:sz w:val="20"/>
          <w:szCs w:val="20"/>
          <w:lang w:val="en-US"/>
        </w:rPr>
      </w:pPr>
      <w:r w:rsidRPr="00DE4E75">
        <w:rPr>
          <w:spacing w:val="-5"/>
          <w:sz w:val="20"/>
          <w:szCs w:val="20"/>
          <w:lang w:val="en-US"/>
        </w:rPr>
        <w:t xml:space="preserve">ELECTRON J BIOTECH stands out with the highest global citation count (11,229) despite ranking lower in document volume (593 papers), reflecting a high citation impact per paper. Similarly, </w:t>
      </w:r>
      <w:r>
        <w:rPr>
          <w:spacing w:val="-5"/>
          <w:sz w:val="20"/>
          <w:szCs w:val="20"/>
          <w:lang w:val="en-US"/>
        </w:rPr>
        <w:t>J</w:t>
      </w:r>
      <w:r w:rsidRPr="00DE4E75">
        <w:rPr>
          <w:spacing w:val="-5"/>
          <w:sz w:val="20"/>
          <w:szCs w:val="20"/>
          <w:lang w:val="en-US"/>
        </w:rPr>
        <w:t xml:space="preserve"> A</w:t>
      </w:r>
      <w:r>
        <w:rPr>
          <w:spacing w:val="-5"/>
          <w:sz w:val="20"/>
          <w:szCs w:val="20"/>
          <w:lang w:val="en-US"/>
        </w:rPr>
        <w:t>PP</w:t>
      </w:r>
      <w:r w:rsidRPr="00DE4E75">
        <w:rPr>
          <w:spacing w:val="-5"/>
          <w:sz w:val="20"/>
          <w:szCs w:val="20"/>
          <w:lang w:val="en-US"/>
        </w:rPr>
        <w:t xml:space="preserve"> R</w:t>
      </w:r>
      <w:r>
        <w:rPr>
          <w:spacing w:val="-5"/>
          <w:sz w:val="20"/>
          <w:szCs w:val="20"/>
          <w:lang w:val="en-US"/>
        </w:rPr>
        <w:t>ES</w:t>
      </w:r>
      <w:r w:rsidRPr="00DE4E75">
        <w:rPr>
          <w:spacing w:val="-5"/>
          <w:sz w:val="20"/>
          <w:szCs w:val="20"/>
          <w:lang w:val="en-US"/>
        </w:rPr>
        <w:t xml:space="preserve"> T</w:t>
      </w:r>
      <w:r>
        <w:rPr>
          <w:spacing w:val="-5"/>
          <w:sz w:val="20"/>
          <w:szCs w:val="20"/>
          <w:lang w:val="en-US"/>
        </w:rPr>
        <w:t>ECH</w:t>
      </w:r>
      <w:r w:rsidRPr="00DE4E75">
        <w:rPr>
          <w:spacing w:val="-5"/>
          <w:sz w:val="20"/>
          <w:szCs w:val="20"/>
          <w:lang w:val="en-US"/>
        </w:rPr>
        <w:t xml:space="preserve"> shows strong citation metrics relative to its output. These results </w:t>
      </w:r>
      <w:r>
        <w:rPr>
          <w:spacing w:val="-5"/>
          <w:sz w:val="20"/>
          <w:szCs w:val="20"/>
          <w:lang w:val="en-US"/>
        </w:rPr>
        <w:t xml:space="preserve">suggest that while some journals prioritize volume, others exert </w:t>
      </w:r>
      <w:del w:id="130" w:author="Juan David Velasquez" w:date="2025-11-29T18:10:00Z" w16du:dateUtc="2025-11-29T23:10:00Z">
        <w:r w:rsidDel="003F093A">
          <w:rPr>
            <w:spacing w:val="-5"/>
            <w:sz w:val="20"/>
            <w:szCs w:val="20"/>
            <w:lang w:val="en-US"/>
          </w:rPr>
          <w:delText>a more significant</w:delText>
        </w:r>
      </w:del>
      <w:ins w:id="131" w:author="Juan David Velasquez" w:date="2025-11-29T18:10:00Z" w16du:dateUtc="2025-11-29T23:10:00Z">
        <w:r w:rsidR="003F093A">
          <w:rPr>
            <w:spacing w:val="-5"/>
            <w:sz w:val="20"/>
            <w:szCs w:val="20"/>
            <w:lang w:val="en-US"/>
          </w:rPr>
          <w:t>greater</w:t>
        </w:r>
      </w:ins>
      <w:r>
        <w:rPr>
          <w:spacing w:val="-5"/>
          <w:sz w:val="20"/>
          <w:szCs w:val="20"/>
          <w:lang w:val="en-US"/>
        </w:rPr>
        <w:t xml:space="preserve"> influence through their citation</w:t>
      </w:r>
      <w:r w:rsidRPr="00DE4E75">
        <w:rPr>
          <w:spacing w:val="-5"/>
          <w:sz w:val="20"/>
          <w:szCs w:val="20"/>
          <w:lang w:val="en-US"/>
        </w:rPr>
        <w:t xml:space="preserve"> impact. Overall, the data reflect </w:t>
      </w:r>
      <w:del w:id="132" w:author="Juan David Velasquez" w:date="2025-11-29T18:10:00Z" w16du:dateUtc="2025-11-29T23:10:00Z">
        <w:r w:rsidRPr="00DE4E75" w:rsidDel="003F093A">
          <w:rPr>
            <w:spacing w:val="-5"/>
            <w:sz w:val="20"/>
            <w:szCs w:val="20"/>
            <w:lang w:val="en-US"/>
          </w:rPr>
          <w:delText xml:space="preserve">a </w:delText>
        </w:r>
      </w:del>
      <w:r w:rsidRPr="00DE4E75">
        <w:rPr>
          <w:spacing w:val="-5"/>
          <w:sz w:val="20"/>
          <w:szCs w:val="20"/>
          <w:lang w:val="en-US"/>
        </w:rPr>
        <w:t xml:space="preserve">diverse </w:t>
      </w:r>
      <w:del w:id="133" w:author="Juan David Velasquez" w:date="2025-11-29T18:10:00Z" w16du:dateUtc="2025-11-29T23:10:00Z">
        <w:r w:rsidRPr="00DE4E75" w:rsidDel="003F093A">
          <w:rPr>
            <w:spacing w:val="-5"/>
            <w:sz w:val="20"/>
            <w:szCs w:val="20"/>
            <w:lang w:val="en-US"/>
          </w:rPr>
          <w:delText xml:space="preserve">set of </w:delText>
        </w:r>
      </w:del>
      <w:r w:rsidRPr="00DE4E75">
        <w:rPr>
          <w:spacing w:val="-5"/>
          <w:sz w:val="20"/>
          <w:szCs w:val="20"/>
          <w:lang w:val="en-US"/>
        </w:rPr>
        <w:t xml:space="preserve">publication strategies across journals in </w:t>
      </w:r>
      <w:proofErr w:type="spellStart"/>
      <w:r w:rsidRPr="00DE4E75">
        <w:rPr>
          <w:spacing w:val="-5"/>
          <w:sz w:val="20"/>
          <w:szCs w:val="20"/>
          <w:lang w:val="en-US"/>
        </w:rPr>
        <w:t>SciELO’s</w:t>
      </w:r>
      <w:proofErr w:type="spellEnd"/>
      <w:r w:rsidRPr="00DE4E75">
        <w:rPr>
          <w:spacing w:val="-5"/>
          <w:sz w:val="20"/>
          <w:szCs w:val="20"/>
          <w:lang w:val="en-US"/>
        </w:rPr>
        <w:t xml:space="preserve"> engineering collection, with varying balances between productivity and scholarly impact.</w:t>
      </w:r>
    </w:p>
    <w:p w14:paraId="1ABC0C4D" w14:textId="77777777" w:rsidR="005E0185" w:rsidRDefault="005E0185" w:rsidP="000A6D6A">
      <w:pPr>
        <w:ind w:firstLine="284"/>
        <w:rPr>
          <w:spacing w:val="-5"/>
          <w:sz w:val="20"/>
          <w:szCs w:val="20"/>
          <w:lang w:val="en-US"/>
        </w:rPr>
      </w:pPr>
    </w:p>
    <w:p w14:paraId="45A1D8EA" w14:textId="7AF0C3B0" w:rsidR="00576B55" w:rsidRDefault="008B1A99" w:rsidP="00576B55">
      <w:pPr>
        <w:pStyle w:val="Ttulo2"/>
      </w:pPr>
      <w:r w:rsidRPr="008B1A99">
        <w:t>Temporal trends in engineering research topics</w:t>
      </w:r>
    </w:p>
    <w:p w14:paraId="7573633A" w14:textId="77777777" w:rsidR="00177844" w:rsidRDefault="00177844" w:rsidP="000A6D6A">
      <w:pPr>
        <w:ind w:firstLine="284"/>
        <w:rPr>
          <w:spacing w:val="-5"/>
          <w:sz w:val="20"/>
          <w:szCs w:val="20"/>
          <w:lang w:val="en-US"/>
        </w:rPr>
      </w:pPr>
    </w:p>
    <w:p w14:paraId="46BF5482" w14:textId="21FB414C" w:rsidR="00783246" w:rsidRDefault="00783246" w:rsidP="000A6D6A">
      <w:pPr>
        <w:ind w:firstLine="284"/>
        <w:rPr>
          <w:spacing w:val="-5"/>
          <w:sz w:val="20"/>
          <w:szCs w:val="20"/>
          <w:lang w:val="en-US"/>
        </w:rPr>
      </w:pPr>
      <w:r w:rsidRPr="00783246">
        <w:rPr>
          <w:spacing w:val="-5"/>
          <w:sz w:val="20"/>
          <w:szCs w:val="20"/>
          <w:lang w:val="en-US"/>
        </w:rPr>
        <w:t xml:space="preserve">The analyzed dataset contains 42,141 unique text strings representing the author-assigned keywords. As described in Section 3.2, these raw keywords </w:t>
      </w:r>
      <w:r w:rsidR="008E5412">
        <w:rPr>
          <w:spacing w:val="-5"/>
          <w:sz w:val="20"/>
          <w:szCs w:val="20"/>
          <w:lang w:val="en-US"/>
        </w:rPr>
        <w:t>underwent</w:t>
      </w:r>
      <w:r w:rsidRPr="00783246">
        <w:rPr>
          <w:spacing w:val="-5"/>
          <w:sz w:val="20"/>
          <w:szCs w:val="20"/>
          <w:lang w:val="en-US"/>
        </w:rPr>
        <w:t xml:space="preserve"> a cleaning procedure </w:t>
      </w:r>
      <w:r>
        <w:rPr>
          <w:spacing w:val="-5"/>
          <w:sz w:val="20"/>
          <w:szCs w:val="20"/>
          <w:lang w:val="en-US"/>
        </w:rPr>
        <w:t xml:space="preserve">to unify different text strings </w:t>
      </w:r>
      <w:r w:rsidR="008E5412">
        <w:rPr>
          <w:spacing w:val="-5"/>
          <w:sz w:val="20"/>
          <w:szCs w:val="20"/>
          <w:lang w:val="en-US"/>
        </w:rPr>
        <w:t>that represented</w:t>
      </w:r>
      <w:r w:rsidRPr="00783246">
        <w:rPr>
          <w:spacing w:val="-5"/>
          <w:sz w:val="20"/>
          <w:szCs w:val="20"/>
          <w:lang w:val="en-US"/>
        </w:rPr>
        <w:t xml:space="preserve"> the same concept or idea. As a result of this process, 39,450 cleaned author keywords were obtained.</w:t>
      </w:r>
    </w:p>
    <w:p w14:paraId="6ACFCECB" w14:textId="2331F34F" w:rsidR="003A3488" w:rsidRDefault="00783246" w:rsidP="000A6D6A">
      <w:pPr>
        <w:ind w:firstLine="284"/>
        <w:rPr>
          <w:spacing w:val="-5"/>
          <w:sz w:val="20"/>
          <w:szCs w:val="20"/>
          <w:lang w:val="en-US"/>
        </w:rPr>
      </w:pPr>
      <w:r w:rsidRPr="00783246">
        <w:rPr>
          <w:b/>
          <w:bCs/>
          <w:spacing w:val="-5"/>
          <w:sz w:val="20"/>
          <w:szCs w:val="20"/>
          <w:lang w:val="en-US"/>
        </w:rPr>
        <w:t>Fig. 3</w:t>
      </w:r>
      <w:r>
        <w:rPr>
          <w:spacing w:val="-5"/>
          <w:sz w:val="20"/>
          <w:szCs w:val="20"/>
          <w:lang w:val="en-US"/>
        </w:rPr>
        <w:t xml:space="preserve"> </w:t>
      </w:r>
      <w:r w:rsidR="003A3488" w:rsidRPr="003A3488">
        <w:rPr>
          <w:spacing w:val="-5"/>
          <w:sz w:val="20"/>
          <w:szCs w:val="20"/>
          <w:lang w:val="en-US"/>
        </w:rPr>
        <w:t xml:space="preserve">presents the six most frequent author keywords per year from 2015 to 2024, based on their occurrence and citation impact, and serves as the basis for </w:t>
      </w:r>
      <w:r w:rsidR="00FA4FA2">
        <w:rPr>
          <w:spacing w:val="-5"/>
          <w:sz w:val="20"/>
          <w:szCs w:val="20"/>
          <w:lang w:val="en-US"/>
        </w:rPr>
        <w:t>analyzing</w:t>
      </w:r>
      <w:r w:rsidR="003A3488" w:rsidRPr="003A3488">
        <w:rPr>
          <w:spacing w:val="-5"/>
          <w:sz w:val="20"/>
          <w:szCs w:val="20"/>
          <w:lang w:val="en-US"/>
        </w:rPr>
        <w:t xml:space="preserve"> temporal keyword dominance. </w:t>
      </w:r>
      <w:r w:rsidR="008E5412">
        <w:rPr>
          <w:spacing w:val="-5"/>
          <w:sz w:val="20"/>
          <w:szCs w:val="20"/>
          <w:lang w:val="en-US"/>
        </w:rPr>
        <w:t>The e</w:t>
      </w:r>
      <w:r w:rsidR="003A3488" w:rsidRPr="003A3488">
        <w:rPr>
          <w:spacing w:val="-5"/>
          <w:sz w:val="20"/>
          <w:szCs w:val="20"/>
          <w:lang w:val="en-US"/>
        </w:rPr>
        <w:t xml:space="preserve">arly years (2015–2016) featured specialized terms </w:t>
      </w:r>
      <w:r w:rsidR="008E5412">
        <w:rPr>
          <w:spacing w:val="-5"/>
          <w:sz w:val="20"/>
          <w:szCs w:val="20"/>
          <w:lang w:val="en-US"/>
        </w:rPr>
        <w:t>such as</w:t>
      </w:r>
      <w:r w:rsidR="003A3488" w:rsidRPr="003A3488">
        <w:rPr>
          <w:spacing w:val="-5"/>
          <w:sz w:val="20"/>
          <w:szCs w:val="20"/>
          <w:lang w:val="en-US"/>
        </w:rPr>
        <w:t xml:space="preserve"> </w:t>
      </w:r>
      <w:r w:rsidR="00FA4FA2" w:rsidRPr="002E5092">
        <w:rPr>
          <w:i/>
          <w:iCs/>
          <w:spacing w:val="-5"/>
          <w:sz w:val="20"/>
          <w:szCs w:val="20"/>
          <w:lang w:val="en-US"/>
        </w:rPr>
        <w:t>social networking</w:t>
      </w:r>
      <w:r w:rsidR="002E5092">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bi-level programming</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asphaltenes</w:t>
      </w:r>
      <w:r w:rsidR="00FA4FA2">
        <w:rPr>
          <w:spacing w:val="-5"/>
          <w:sz w:val="20"/>
          <w:szCs w:val="20"/>
          <w:lang w:val="en-US"/>
        </w:rPr>
        <w:t>,</w:t>
      </w:r>
      <w:r w:rsidR="00FA4FA2" w:rsidRPr="003A3488">
        <w:rPr>
          <w:spacing w:val="-5"/>
          <w:sz w:val="20"/>
          <w:szCs w:val="20"/>
          <w:lang w:val="en-US"/>
        </w:rPr>
        <w:t xml:space="preserve"> reflecting narrower research focuses. </w:t>
      </w:r>
      <w:r w:rsidR="00FA4FA2">
        <w:rPr>
          <w:spacing w:val="-5"/>
          <w:sz w:val="20"/>
          <w:szCs w:val="20"/>
          <w:lang w:val="en-US"/>
        </w:rPr>
        <w:t>F</w:t>
      </w:r>
      <w:r w:rsidR="00FA4FA2" w:rsidRPr="003A3488">
        <w:rPr>
          <w:spacing w:val="-5"/>
          <w:sz w:val="20"/>
          <w:szCs w:val="20"/>
          <w:lang w:val="en-US"/>
        </w:rPr>
        <w:t xml:space="preserve">rom 2017 onward, broader and high-impact terms such as </w:t>
      </w:r>
      <w:r w:rsidR="00FA4FA2" w:rsidRPr="002E5092">
        <w:rPr>
          <w:i/>
          <w:iCs/>
          <w:spacing w:val="-5"/>
          <w:sz w:val="20"/>
          <w:szCs w:val="20"/>
          <w:lang w:val="en-US"/>
        </w:rPr>
        <w:t>big data</w:t>
      </w:r>
      <w:r w:rsidR="00FA4FA2">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data mining</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genetic algorithm</w:t>
      </w:r>
      <w:r w:rsidR="008B1A99">
        <w:rPr>
          <w:i/>
          <w:iCs/>
          <w:spacing w:val="-5"/>
          <w:sz w:val="20"/>
          <w:szCs w:val="20"/>
          <w:lang w:val="en-US"/>
        </w:rPr>
        <w:t>s</w:t>
      </w:r>
      <w:r w:rsidR="00FA4FA2" w:rsidRPr="003A3488">
        <w:rPr>
          <w:spacing w:val="-5"/>
          <w:sz w:val="20"/>
          <w:szCs w:val="20"/>
          <w:lang w:val="en-US"/>
        </w:rPr>
        <w:t xml:space="preserve"> emerged, marking a shift toward digital technologies and computational methods. </w:t>
      </w:r>
      <w:r w:rsidR="00FA4FA2">
        <w:rPr>
          <w:spacing w:val="-5"/>
          <w:sz w:val="20"/>
          <w:szCs w:val="20"/>
          <w:lang w:val="en-US"/>
        </w:rPr>
        <w:t>K</w:t>
      </w:r>
      <w:r w:rsidR="00FA4FA2" w:rsidRPr="003A3488">
        <w:rPr>
          <w:spacing w:val="-5"/>
          <w:sz w:val="20"/>
          <w:szCs w:val="20"/>
          <w:lang w:val="en-US"/>
        </w:rPr>
        <w:t xml:space="preserve">eywords </w:t>
      </w:r>
      <w:del w:id="134" w:author="Juan David Velasquez" w:date="2025-11-29T18:10:00Z" w16du:dateUtc="2025-11-29T23:10:00Z">
        <w:r w:rsidR="00FA4FA2" w:rsidRPr="003A3488" w:rsidDel="003F093A">
          <w:rPr>
            <w:spacing w:val="-5"/>
            <w:sz w:val="20"/>
            <w:szCs w:val="20"/>
            <w:lang w:val="en-US"/>
          </w:rPr>
          <w:delText>like</w:delText>
        </w:r>
      </w:del>
      <w:ins w:id="135" w:author="Juan David Velasquez" w:date="2025-11-29T18:10:00Z" w16du:dateUtc="2025-11-29T23:10:00Z">
        <w:r w:rsidR="003F093A">
          <w:rPr>
            <w:spacing w:val="-5"/>
            <w:sz w:val="20"/>
            <w:szCs w:val="20"/>
            <w:lang w:val="en-US"/>
          </w:rPr>
          <w:t>such as</w:t>
        </w:r>
      </w:ins>
      <w:r w:rsidR="00FA4FA2" w:rsidRPr="003A3488">
        <w:rPr>
          <w:spacing w:val="-5"/>
          <w:sz w:val="20"/>
          <w:szCs w:val="20"/>
          <w:lang w:val="en-US"/>
        </w:rPr>
        <w:t xml:space="preserve"> </w:t>
      </w:r>
      <w:r w:rsidR="00FA4FA2" w:rsidRPr="002E5092">
        <w:rPr>
          <w:i/>
          <w:iCs/>
          <w:spacing w:val="-5"/>
          <w:sz w:val="20"/>
          <w:szCs w:val="20"/>
          <w:lang w:val="en-US"/>
        </w:rPr>
        <w:t>simulations</w:t>
      </w:r>
      <w:r w:rsidR="00FA4FA2">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artificial neural network</w:t>
      </w:r>
      <w:r w:rsidR="008B1A99">
        <w:rPr>
          <w:i/>
          <w:iCs/>
          <w:spacing w:val="-5"/>
          <w:sz w:val="20"/>
          <w:szCs w:val="20"/>
          <w:lang w:val="en-US"/>
        </w:rPr>
        <w:t>s</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optimization</w:t>
      </w:r>
      <w:r w:rsidR="00FA4FA2" w:rsidRPr="003A3488">
        <w:rPr>
          <w:spacing w:val="-5"/>
          <w:sz w:val="20"/>
          <w:szCs w:val="20"/>
          <w:lang w:val="en-US"/>
        </w:rPr>
        <w:t xml:space="preserve"> </w:t>
      </w:r>
      <w:del w:id="136" w:author="Juan David Velasquez" w:date="2025-11-29T18:10:00Z" w16du:dateUtc="2025-11-29T23:10:00Z">
        <w:r w:rsidR="00FA4FA2" w:rsidRPr="003A3488" w:rsidDel="003F093A">
          <w:rPr>
            <w:spacing w:val="-5"/>
            <w:sz w:val="20"/>
            <w:szCs w:val="20"/>
            <w:lang w:val="en-US"/>
          </w:rPr>
          <w:delText>gained prominenc</w:delText>
        </w:r>
      </w:del>
      <w:ins w:id="137" w:author="Juan David Velasquez" w:date="2025-11-29T18:10:00Z" w16du:dateUtc="2025-11-29T23:10:00Z">
        <w:r w:rsidR="003F093A">
          <w:rPr>
            <w:spacing w:val="-5"/>
            <w:sz w:val="20"/>
            <w:szCs w:val="20"/>
            <w:lang w:val="en-US"/>
          </w:rPr>
          <w:t>hav</w:t>
        </w:r>
      </w:ins>
      <w:r w:rsidR="00FA4FA2" w:rsidRPr="003A3488">
        <w:rPr>
          <w:spacing w:val="-5"/>
          <w:sz w:val="20"/>
          <w:szCs w:val="20"/>
          <w:lang w:val="en-US"/>
        </w:rPr>
        <w:t xml:space="preserve">e </w:t>
      </w:r>
      <w:del w:id="138" w:author="Juan David Velasquez" w:date="2025-11-29T18:10:00Z" w16du:dateUtc="2025-11-29T23:10:00Z">
        <w:r w:rsidR="00FA4FA2" w:rsidRPr="003A3488" w:rsidDel="003F093A">
          <w:rPr>
            <w:spacing w:val="-5"/>
            <w:sz w:val="20"/>
            <w:szCs w:val="20"/>
            <w:lang w:val="en-US"/>
          </w:rPr>
          <w:delText>with</w:delText>
        </w:r>
      </w:del>
      <w:ins w:id="139" w:author="Juan David Velasquez" w:date="2025-11-29T18:10:00Z" w16du:dateUtc="2025-11-29T23:10:00Z">
        <w:r w:rsidR="003F093A">
          <w:rPr>
            <w:spacing w:val="-5"/>
            <w:sz w:val="20"/>
            <w:szCs w:val="20"/>
            <w:lang w:val="en-US"/>
          </w:rPr>
          <w:t>gained</w:t>
        </w:r>
      </w:ins>
      <w:r w:rsidR="00FA4FA2" w:rsidRPr="003A3488">
        <w:rPr>
          <w:spacing w:val="-5"/>
          <w:sz w:val="20"/>
          <w:szCs w:val="20"/>
          <w:lang w:val="en-US"/>
        </w:rPr>
        <w:t xml:space="preserve"> sustained relevance and high global citations. </w:t>
      </w:r>
      <w:r w:rsidR="00FA4FA2">
        <w:rPr>
          <w:spacing w:val="-5"/>
          <w:sz w:val="20"/>
          <w:szCs w:val="20"/>
          <w:lang w:val="en-US"/>
        </w:rPr>
        <w:t>E</w:t>
      </w:r>
      <w:r w:rsidR="00FA4FA2" w:rsidRPr="003A3488">
        <w:rPr>
          <w:spacing w:val="-5"/>
          <w:sz w:val="20"/>
          <w:szCs w:val="20"/>
          <w:lang w:val="en-US"/>
        </w:rPr>
        <w:t>ducation-related terms</w:t>
      </w:r>
      <w:r w:rsidR="002E5092">
        <w:rPr>
          <w:spacing w:val="-5"/>
          <w:sz w:val="20"/>
          <w:szCs w:val="20"/>
          <w:lang w:val="en-US"/>
        </w:rPr>
        <w:t>, such as</w:t>
      </w:r>
      <w:r w:rsidR="00FA4FA2">
        <w:rPr>
          <w:spacing w:val="-5"/>
          <w:sz w:val="20"/>
          <w:szCs w:val="20"/>
          <w:lang w:val="en-US"/>
        </w:rPr>
        <w:t xml:space="preserve"> </w:t>
      </w:r>
      <w:r w:rsidR="00FA4FA2" w:rsidRPr="002E5092">
        <w:rPr>
          <w:i/>
          <w:iCs/>
          <w:spacing w:val="-5"/>
          <w:sz w:val="20"/>
          <w:szCs w:val="20"/>
          <w:lang w:val="en-US"/>
        </w:rPr>
        <w:t>teaching</w:t>
      </w:r>
      <w:r w:rsidR="00FA4FA2">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learning</w:t>
      </w:r>
      <w:r w:rsidR="00FA4FA2">
        <w:rPr>
          <w:spacing w:val="-5"/>
          <w:sz w:val="20"/>
          <w:szCs w:val="20"/>
          <w:lang w:val="en-US"/>
        </w:rPr>
        <w:t>,</w:t>
      </w:r>
      <w:r w:rsidR="00FA4FA2" w:rsidRPr="003A3488">
        <w:rPr>
          <w:spacing w:val="-5"/>
          <w:sz w:val="20"/>
          <w:szCs w:val="20"/>
          <w:lang w:val="en-US"/>
        </w:rPr>
        <w:t xml:space="preserve"> </w:t>
      </w:r>
      <w:r w:rsidR="00FA4FA2">
        <w:rPr>
          <w:spacing w:val="-5"/>
          <w:sz w:val="20"/>
          <w:szCs w:val="20"/>
          <w:lang w:val="en-US"/>
        </w:rPr>
        <w:t xml:space="preserve">and </w:t>
      </w:r>
      <w:r w:rsidR="00FA4FA2" w:rsidRPr="002E5092">
        <w:rPr>
          <w:i/>
          <w:iCs/>
          <w:spacing w:val="-5"/>
          <w:sz w:val="20"/>
          <w:szCs w:val="20"/>
          <w:lang w:val="en-US"/>
        </w:rPr>
        <w:t>higher education</w:t>
      </w:r>
      <w:r w:rsidR="002E5092">
        <w:rPr>
          <w:spacing w:val="-5"/>
          <w:sz w:val="20"/>
          <w:szCs w:val="20"/>
          <w:lang w:val="en-US"/>
        </w:rPr>
        <w:t xml:space="preserve">, </w:t>
      </w:r>
      <w:r w:rsidR="00FA4FA2" w:rsidRPr="003A3488">
        <w:rPr>
          <w:spacing w:val="-5"/>
          <w:sz w:val="20"/>
          <w:szCs w:val="20"/>
          <w:lang w:val="en-US"/>
        </w:rPr>
        <w:t xml:space="preserve">also </w:t>
      </w:r>
      <w:r w:rsidR="008E5412">
        <w:rPr>
          <w:spacing w:val="-5"/>
          <w:sz w:val="20"/>
          <w:szCs w:val="20"/>
          <w:lang w:val="en-US"/>
        </w:rPr>
        <w:t>gained</w:t>
      </w:r>
      <w:r w:rsidR="00FA4FA2" w:rsidRPr="003A3488">
        <w:rPr>
          <w:spacing w:val="-5"/>
          <w:sz w:val="20"/>
          <w:szCs w:val="20"/>
          <w:lang w:val="en-US"/>
        </w:rPr>
        <w:t xml:space="preserve"> visib</w:t>
      </w:r>
      <w:r w:rsidR="008E5412">
        <w:rPr>
          <w:spacing w:val="-5"/>
          <w:sz w:val="20"/>
          <w:szCs w:val="20"/>
          <w:lang w:val="en-US"/>
        </w:rPr>
        <w:t>ility</w:t>
      </w:r>
      <w:r w:rsidR="00FA4FA2" w:rsidRPr="003A3488">
        <w:rPr>
          <w:spacing w:val="-5"/>
          <w:sz w:val="20"/>
          <w:szCs w:val="20"/>
          <w:lang w:val="en-US"/>
        </w:rPr>
        <w:t>, peaking around 2018</w:t>
      </w:r>
      <w:r w:rsidR="002E5092">
        <w:rPr>
          <w:spacing w:val="-5"/>
          <w:sz w:val="20"/>
          <w:szCs w:val="20"/>
          <w:lang w:val="en-US"/>
        </w:rPr>
        <w:t>-</w:t>
      </w:r>
      <w:r w:rsidR="00FA4FA2" w:rsidRPr="003A3488">
        <w:rPr>
          <w:spacing w:val="-5"/>
          <w:sz w:val="20"/>
          <w:szCs w:val="20"/>
          <w:lang w:val="en-US"/>
        </w:rPr>
        <w:t xml:space="preserve">2020. </w:t>
      </w:r>
      <w:r w:rsidR="00FA4FA2">
        <w:rPr>
          <w:spacing w:val="-5"/>
          <w:sz w:val="20"/>
          <w:szCs w:val="20"/>
          <w:lang w:val="en-US"/>
        </w:rPr>
        <w:t>M</w:t>
      </w:r>
      <w:r w:rsidR="00FA4FA2" w:rsidRPr="003A3488">
        <w:rPr>
          <w:spacing w:val="-5"/>
          <w:sz w:val="20"/>
          <w:szCs w:val="20"/>
          <w:lang w:val="en-US"/>
        </w:rPr>
        <w:t xml:space="preserve">ore recently, terms like </w:t>
      </w:r>
      <w:r w:rsidR="00FA4FA2" w:rsidRPr="002E5092">
        <w:rPr>
          <w:i/>
          <w:iCs/>
          <w:spacing w:val="-5"/>
          <w:sz w:val="20"/>
          <w:szCs w:val="20"/>
          <w:lang w:val="en-US"/>
        </w:rPr>
        <w:t>machine learning</w:t>
      </w:r>
      <w:r w:rsidR="00ED4347">
        <w:rPr>
          <w:spacing w:val="-5"/>
          <w:sz w:val="20"/>
          <w:szCs w:val="20"/>
          <w:lang w:val="en-US"/>
        </w:rPr>
        <w:t>,</w:t>
      </w:r>
      <w:r w:rsidR="00FA4FA2" w:rsidRPr="003A3488">
        <w:rPr>
          <w:spacing w:val="-5"/>
          <w:sz w:val="20"/>
          <w:szCs w:val="20"/>
          <w:lang w:val="en-US"/>
        </w:rPr>
        <w:t xml:space="preserve"> </w:t>
      </w:r>
      <w:r w:rsidR="00FA4FA2" w:rsidRPr="002E5092">
        <w:rPr>
          <w:i/>
          <w:iCs/>
          <w:spacing w:val="-5"/>
          <w:sz w:val="20"/>
          <w:szCs w:val="20"/>
          <w:lang w:val="en-US"/>
        </w:rPr>
        <w:t>deep learning</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natural language processing</w:t>
      </w:r>
      <w:r w:rsidR="00FA4FA2" w:rsidRPr="003A3488">
        <w:rPr>
          <w:spacing w:val="-5"/>
          <w:sz w:val="20"/>
          <w:szCs w:val="20"/>
          <w:lang w:val="en-US"/>
        </w:rPr>
        <w:t xml:space="preserve"> reflect current </w:t>
      </w:r>
      <w:r w:rsidR="00FA4FA2">
        <w:rPr>
          <w:spacing w:val="-5"/>
          <w:sz w:val="20"/>
          <w:szCs w:val="20"/>
          <w:lang w:val="en-US"/>
        </w:rPr>
        <w:t>AI</w:t>
      </w:r>
      <w:r w:rsidR="00FA4FA2" w:rsidRPr="003A3488">
        <w:rPr>
          <w:spacing w:val="-5"/>
          <w:sz w:val="20"/>
          <w:szCs w:val="20"/>
          <w:lang w:val="en-US"/>
        </w:rPr>
        <w:t xml:space="preserve">-driven trends. </w:t>
      </w:r>
      <w:r w:rsidR="00FA4FA2">
        <w:rPr>
          <w:spacing w:val="-5"/>
          <w:sz w:val="20"/>
          <w:szCs w:val="20"/>
          <w:lang w:val="en-US"/>
        </w:rPr>
        <w:t>P</w:t>
      </w:r>
      <w:r w:rsidR="00FA4FA2" w:rsidRPr="003A3488">
        <w:rPr>
          <w:spacing w:val="-5"/>
          <w:sz w:val="20"/>
          <w:szCs w:val="20"/>
          <w:lang w:val="en-US"/>
        </w:rPr>
        <w:t>ost-2020 entries</w:t>
      </w:r>
      <w:ins w:id="140" w:author="Juan David Velasquez" w:date="2025-11-29T18:10:00Z" w16du:dateUtc="2025-11-29T23:10:00Z">
        <w:r w:rsidR="003F093A">
          <w:rPr>
            <w:spacing w:val="-5"/>
            <w:sz w:val="20"/>
            <w:szCs w:val="20"/>
            <w:lang w:val="en-US"/>
          </w:rPr>
          <w:t>,</w:t>
        </w:r>
      </w:ins>
      <w:r w:rsidR="00FA4FA2" w:rsidRPr="003A3488">
        <w:rPr>
          <w:spacing w:val="-5"/>
          <w:sz w:val="20"/>
          <w:szCs w:val="20"/>
          <w:lang w:val="en-US"/>
        </w:rPr>
        <w:t xml:space="preserve"> such as </w:t>
      </w:r>
      <w:del w:id="141" w:author="Juan David Velasquez" w:date="2025-11-29T18:10:00Z" w16du:dateUtc="2025-11-29T23:10:00Z">
        <w:r w:rsidR="00FA4FA2" w:rsidRPr="002E5092" w:rsidDel="003F093A">
          <w:rPr>
            <w:i/>
            <w:iCs/>
            <w:spacing w:val="-5"/>
            <w:sz w:val="20"/>
            <w:szCs w:val="20"/>
            <w:lang w:val="en-US"/>
          </w:rPr>
          <w:delText>covid</w:delText>
        </w:r>
      </w:del>
      <w:ins w:id="142" w:author="Juan David Velasquez" w:date="2025-11-29T18:10:00Z" w16du:dateUtc="2025-11-29T23:10:00Z">
        <w:r w:rsidR="003F093A">
          <w:rPr>
            <w:i/>
            <w:iCs/>
            <w:spacing w:val="-5"/>
            <w:sz w:val="20"/>
            <w:szCs w:val="20"/>
            <w:lang w:val="en-US"/>
          </w:rPr>
          <w:t>COVID-</w:t>
        </w:r>
      </w:ins>
      <w:r w:rsidR="00FA4FA2" w:rsidRPr="002E5092">
        <w:rPr>
          <w:i/>
          <w:iCs/>
          <w:spacing w:val="-5"/>
          <w:sz w:val="20"/>
          <w:szCs w:val="20"/>
          <w:lang w:val="en-US"/>
        </w:rPr>
        <w:t>19</w:t>
      </w:r>
      <w:r w:rsidR="00FA4FA2" w:rsidRPr="003A3488">
        <w:rPr>
          <w:spacing w:val="-5"/>
          <w:sz w:val="20"/>
          <w:szCs w:val="20"/>
          <w:lang w:val="en-US"/>
        </w:rPr>
        <w:t xml:space="preserve">, </w:t>
      </w:r>
      <w:r w:rsidR="00FA4FA2" w:rsidRPr="002E5092">
        <w:rPr>
          <w:i/>
          <w:iCs/>
          <w:spacing w:val="-5"/>
          <w:sz w:val="20"/>
          <w:szCs w:val="20"/>
          <w:lang w:val="en-US"/>
        </w:rPr>
        <w:t>circular economy</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digital transformation</w:t>
      </w:r>
      <w:ins w:id="143" w:author="Juan David Velasquez" w:date="2025-11-29T18:10:00Z" w16du:dateUtc="2025-11-29T23:10:00Z">
        <w:r w:rsidR="003F093A">
          <w:rPr>
            <w:i/>
            <w:iCs/>
            <w:spacing w:val="-5"/>
            <w:sz w:val="20"/>
            <w:szCs w:val="20"/>
            <w:lang w:val="en-US"/>
          </w:rPr>
          <w:t>,</w:t>
        </w:r>
      </w:ins>
      <w:r w:rsidR="00FA4FA2" w:rsidRPr="003A3488">
        <w:rPr>
          <w:spacing w:val="-5"/>
          <w:sz w:val="20"/>
          <w:szCs w:val="20"/>
          <w:lang w:val="en-US"/>
        </w:rPr>
        <w:t xml:space="preserve"> indicate responses to global disruptions. </w:t>
      </w:r>
      <w:r w:rsidR="00FA4FA2">
        <w:rPr>
          <w:spacing w:val="-5"/>
          <w:sz w:val="20"/>
          <w:szCs w:val="20"/>
          <w:lang w:val="en-US"/>
        </w:rPr>
        <w:t>I</w:t>
      </w:r>
      <w:r w:rsidR="00FA4FA2" w:rsidRPr="003A3488">
        <w:rPr>
          <w:spacing w:val="-5"/>
          <w:sz w:val="20"/>
          <w:szCs w:val="20"/>
          <w:lang w:val="en-US"/>
        </w:rPr>
        <w:t>n 2023</w:t>
      </w:r>
      <w:r w:rsidR="002E5092">
        <w:rPr>
          <w:spacing w:val="-5"/>
          <w:sz w:val="20"/>
          <w:szCs w:val="20"/>
          <w:lang w:val="en-US"/>
        </w:rPr>
        <w:t>-</w:t>
      </w:r>
      <w:r w:rsidR="00FA4FA2" w:rsidRPr="003A3488">
        <w:rPr>
          <w:spacing w:val="-5"/>
          <w:sz w:val="20"/>
          <w:szCs w:val="20"/>
          <w:lang w:val="en-US"/>
        </w:rPr>
        <w:t xml:space="preserve">2024, emerging technologies </w:t>
      </w:r>
      <w:r w:rsidR="008E5412">
        <w:rPr>
          <w:spacing w:val="-5"/>
          <w:sz w:val="20"/>
          <w:szCs w:val="20"/>
          <w:lang w:val="en-US"/>
        </w:rPr>
        <w:t>such</w:t>
      </w:r>
      <w:r w:rsidR="00FA4FA2" w:rsidRPr="003A3488">
        <w:rPr>
          <w:spacing w:val="-5"/>
          <w:sz w:val="20"/>
          <w:szCs w:val="20"/>
          <w:lang w:val="en-US"/>
        </w:rPr>
        <w:t xml:space="preserve"> </w:t>
      </w:r>
      <w:r w:rsidR="008E5412">
        <w:rPr>
          <w:spacing w:val="-5"/>
          <w:sz w:val="20"/>
          <w:szCs w:val="20"/>
          <w:lang w:val="en-US"/>
        </w:rPr>
        <w:t>as</w:t>
      </w:r>
      <w:r w:rsidR="00FA4FA2">
        <w:rPr>
          <w:spacing w:val="-5"/>
          <w:sz w:val="20"/>
          <w:szCs w:val="20"/>
          <w:lang w:val="en-US"/>
        </w:rPr>
        <w:t xml:space="preserve"> </w:t>
      </w:r>
      <w:r w:rsidR="00FA4FA2" w:rsidRPr="002E5092">
        <w:rPr>
          <w:i/>
          <w:iCs/>
          <w:spacing w:val="-5"/>
          <w:sz w:val="20"/>
          <w:szCs w:val="20"/>
          <w:lang w:val="en-US"/>
        </w:rPr>
        <w:t>large language model</w:t>
      </w:r>
      <w:r w:rsidR="008E5412">
        <w:rPr>
          <w:i/>
          <w:iCs/>
          <w:spacing w:val="-5"/>
          <w:sz w:val="20"/>
          <w:szCs w:val="20"/>
          <w:lang w:val="en-US"/>
        </w:rPr>
        <w:t>s</w:t>
      </w:r>
      <w:r w:rsidR="00FA4FA2">
        <w:rPr>
          <w:spacing w:val="-5"/>
          <w:sz w:val="20"/>
          <w:szCs w:val="20"/>
          <w:lang w:val="en-US"/>
        </w:rPr>
        <w:t>,</w:t>
      </w:r>
      <w:r w:rsidR="002E5092">
        <w:rPr>
          <w:spacing w:val="-5"/>
          <w:sz w:val="20"/>
          <w:szCs w:val="20"/>
          <w:lang w:val="en-US"/>
        </w:rPr>
        <w:t xml:space="preserve"> </w:t>
      </w:r>
      <w:r w:rsidR="00FA4FA2" w:rsidRPr="002E5092">
        <w:rPr>
          <w:i/>
          <w:iCs/>
          <w:spacing w:val="-5"/>
          <w:sz w:val="20"/>
          <w:szCs w:val="20"/>
          <w:lang w:val="en-US"/>
        </w:rPr>
        <w:t>blockchain</w:t>
      </w:r>
      <w:r w:rsidR="00FA4FA2">
        <w:rPr>
          <w:spacing w:val="-5"/>
          <w:sz w:val="20"/>
          <w:szCs w:val="20"/>
          <w:lang w:val="en-US"/>
        </w:rPr>
        <w:t>,</w:t>
      </w:r>
      <w:r w:rsidR="00FA4FA2" w:rsidRPr="003A3488">
        <w:rPr>
          <w:spacing w:val="-5"/>
          <w:sz w:val="20"/>
          <w:szCs w:val="20"/>
          <w:lang w:val="en-US"/>
        </w:rPr>
        <w:t xml:space="preserve"> and </w:t>
      </w:r>
      <w:r w:rsidR="00FA4FA2" w:rsidRPr="002E5092">
        <w:rPr>
          <w:i/>
          <w:iCs/>
          <w:spacing w:val="-5"/>
          <w:sz w:val="20"/>
          <w:szCs w:val="20"/>
          <w:lang w:val="en-US"/>
        </w:rPr>
        <w:t>cybersecurity</w:t>
      </w:r>
      <w:r w:rsidR="00FA4FA2" w:rsidRPr="003A3488">
        <w:rPr>
          <w:spacing w:val="-5"/>
          <w:sz w:val="20"/>
          <w:szCs w:val="20"/>
          <w:lang w:val="en-US"/>
        </w:rPr>
        <w:t xml:space="preserve"> suggest a forward-looking research agenda</w:t>
      </w:r>
      <w:r w:rsidR="003A3488" w:rsidRPr="003A3488">
        <w:rPr>
          <w:spacing w:val="-5"/>
          <w:sz w:val="20"/>
          <w:szCs w:val="20"/>
          <w:lang w:val="en-US"/>
        </w:rPr>
        <w:t>. The diversity and evolution of keywords underscore the dynamic nature of engineering research indexed in SciELO, spanning traditional disciplines, applied technologies, and societal challenges.</w:t>
      </w:r>
    </w:p>
    <w:p w14:paraId="71B1DD83" w14:textId="77777777" w:rsidR="003A3488" w:rsidRDefault="003A3488" w:rsidP="000A6D6A">
      <w:pPr>
        <w:ind w:firstLine="284"/>
        <w:rPr>
          <w:spacing w:val="-5"/>
          <w:sz w:val="20"/>
          <w:szCs w:val="20"/>
          <w:lang w:val="en-US"/>
        </w:rPr>
      </w:pPr>
    </w:p>
    <w:p w14:paraId="2CCFB95B" w14:textId="77777777" w:rsidR="005E0185" w:rsidRDefault="005E0185" w:rsidP="005E0185">
      <w:pPr>
        <w:pStyle w:val="Ttulo2"/>
      </w:pPr>
      <w:r w:rsidRPr="008B1A99">
        <w:t>Mapping knowledge structures</w:t>
      </w:r>
    </w:p>
    <w:p w14:paraId="3806AD2E" w14:textId="77777777" w:rsidR="005E0185" w:rsidRDefault="005E0185" w:rsidP="005E0185">
      <w:pPr>
        <w:ind w:firstLine="284"/>
        <w:rPr>
          <w:spacing w:val="-5"/>
          <w:sz w:val="20"/>
          <w:szCs w:val="20"/>
          <w:lang w:val="en-US"/>
        </w:rPr>
      </w:pPr>
    </w:p>
    <w:p w14:paraId="732E7E5F" w14:textId="77777777" w:rsidR="005E0185" w:rsidRDefault="005E0185" w:rsidP="005E0185">
      <w:pPr>
        <w:pStyle w:val="Ttulo3"/>
      </w:pPr>
      <w:r w:rsidRPr="008B1A99">
        <w:lastRenderedPageBreak/>
        <w:t>Core journals and direct citation clusters</w:t>
      </w:r>
    </w:p>
    <w:p w14:paraId="59B2F959" w14:textId="77777777" w:rsidR="005E0185" w:rsidRDefault="005E0185" w:rsidP="005E0185">
      <w:pPr>
        <w:ind w:firstLine="284"/>
        <w:rPr>
          <w:b/>
          <w:bCs/>
          <w:spacing w:val="-5"/>
          <w:sz w:val="20"/>
          <w:szCs w:val="20"/>
          <w:lang w:val="en-US"/>
        </w:rPr>
      </w:pPr>
    </w:p>
    <w:p w14:paraId="78BF3904" w14:textId="32FEC6E7" w:rsidR="003A3488" w:rsidRDefault="005E0185" w:rsidP="005E0185">
      <w:pPr>
        <w:ind w:firstLine="284"/>
        <w:rPr>
          <w:ins w:id="144" w:author="Juan David Velasquez" w:date="2025-11-29T18:15:00Z" w16du:dateUtc="2025-11-29T23:15:00Z"/>
          <w:spacing w:val="-5"/>
          <w:sz w:val="20"/>
          <w:szCs w:val="20"/>
          <w:lang w:val="en-US"/>
        </w:rPr>
      </w:pPr>
      <w:r w:rsidRPr="004811E5">
        <w:rPr>
          <w:b/>
          <w:bCs/>
          <w:spacing w:val="-5"/>
          <w:sz w:val="20"/>
          <w:szCs w:val="20"/>
          <w:lang w:val="en-US"/>
        </w:rPr>
        <w:t>Fig. 5</w:t>
      </w:r>
      <w:r w:rsidRPr="004811E5">
        <w:rPr>
          <w:spacing w:val="-5"/>
          <w:sz w:val="20"/>
          <w:szCs w:val="20"/>
          <w:lang w:val="en-US"/>
        </w:rPr>
        <w:t xml:space="preserve"> presents the citation network of engineering journals indexed in SciELO, clustered using the Louvain algorithm. In bibliometric analysis, a citation network is a graphical representation </w:t>
      </w:r>
      <w:del w:id="145" w:author="Juan David Velasquez" w:date="2025-11-29T18:11:00Z" w16du:dateUtc="2025-11-29T23:11:00Z">
        <w:r w:rsidRPr="004811E5" w:rsidDel="003F093A">
          <w:rPr>
            <w:spacing w:val="-5"/>
            <w:sz w:val="20"/>
            <w:szCs w:val="20"/>
            <w:lang w:val="en-US"/>
          </w:rPr>
          <w:delText>where</w:delText>
        </w:r>
      </w:del>
      <w:ins w:id="146" w:author="Juan David Velasquez" w:date="2025-11-29T18:11:00Z" w16du:dateUtc="2025-11-29T23:11:00Z">
        <w:r w:rsidR="003F093A">
          <w:rPr>
            <w:spacing w:val="-5"/>
            <w:sz w:val="20"/>
            <w:szCs w:val="20"/>
            <w:lang w:val="en-US"/>
          </w:rPr>
          <w:t>in which</w:t>
        </w:r>
      </w:ins>
      <w:r w:rsidRPr="004811E5">
        <w:rPr>
          <w:spacing w:val="-5"/>
          <w:sz w:val="20"/>
          <w:szCs w:val="20"/>
          <w:lang w:val="en-US"/>
        </w:rPr>
        <w:t xml:space="preserve"> nodes correspond to documents (e.g., journals or articles) and edges represent citation links between them</w:t>
      </w:r>
      <w:r>
        <w:rPr>
          <w:spacing w:val="-5"/>
          <w:sz w:val="20"/>
          <w:szCs w:val="20"/>
          <w:lang w:val="en-US"/>
        </w:rPr>
        <w:t xml:space="preserve"> </w:t>
      </w:r>
      <w:ins w:id="147" w:author="Juan David Velasquez" w:date="2025-11-29T18:11:00Z" w16du:dateUtc="2025-11-29T23:11:00Z">
        <w:r w:rsidR="003F093A">
          <w:rPr>
            <w:spacing w:val="-5"/>
            <w:sz w:val="20"/>
            <w:szCs w:val="20"/>
            <w:lang w:val="en-US"/>
          </w:rPr>
          <w:t>(</w:t>
        </w:r>
      </w:ins>
      <w:r>
        <w:rPr>
          <w:spacing w:val="-5"/>
          <w:sz w:val="20"/>
          <w:szCs w:val="20"/>
          <w:lang w:val="en-US"/>
        </w:rPr>
        <w:fldChar w:fldCharType="begin"/>
      </w:r>
      <w:r>
        <w:rPr>
          <w:spacing w:val="-5"/>
          <w:sz w:val="20"/>
          <w:szCs w:val="20"/>
          <w:lang w:val="en-US"/>
        </w:rPr>
        <w:instrText xml:space="preserve"> ADDIN ZOTERO_ITEM CSL_CITATION {"citationID":"tpo0qkF1","properties":{"formattedCitation":"[13]","plainCitation":"[13]","noteIndex":0},"citationItems":[{"id":197576,"uris":["http://zotero.org/groups/6028435/items/QFVWH8TA"],"itemData":{"id":197576,"type":"article-journal","container-title":"Scientometrics","note":"publisher: Springer","page":"197–209","title":"Growth of the number of indexed journals of Latin America and the Caribbean: the effect on the impact of each country","volume":"98","author":[{"family":"Collazo-Reyes","given":"Francisco"}],"issued":{"date-parts":[["2014"]]}}}],"schema":"https://github.com/citation-style-language/schema/raw/master/csl-citation.json"} </w:instrText>
      </w:r>
      <w:r>
        <w:rPr>
          <w:spacing w:val="-5"/>
          <w:sz w:val="20"/>
          <w:szCs w:val="20"/>
          <w:lang w:val="en-US"/>
        </w:rPr>
        <w:fldChar w:fldCharType="separate"/>
      </w:r>
      <w:r>
        <w:rPr>
          <w:noProof/>
          <w:spacing w:val="-5"/>
          <w:sz w:val="20"/>
          <w:szCs w:val="20"/>
          <w:lang w:val="en-US"/>
        </w:rPr>
        <w:t>[13]</w:t>
      </w:r>
      <w:r>
        <w:rPr>
          <w:spacing w:val="-5"/>
          <w:sz w:val="20"/>
          <w:szCs w:val="20"/>
          <w:lang w:val="en-US"/>
        </w:rPr>
        <w:fldChar w:fldCharType="end"/>
      </w:r>
      <w:ins w:id="148" w:author="Juan David Velasquez" w:date="2025-11-29T18:11:00Z" w16du:dateUtc="2025-11-29T23:11:00Z">
        <w:r w:rsidR="003F093A">
          <w:rPr>
            <w:spacing w:val="-5"/>
            <w:sz w:val="20"/>
            <w:szCs w:val="20"/>
            <w:lang w:val="en-US"/>
          </w:rPr>
          <w:t>)</w:t>
        </w:r>
      </w:ins>
      <w:r w:rsidRPr="004811E5">
        <w:rPr>
          <w:spacing w:val="-5"/>
          <w:sz w:val="20"/>
          <w:szCs w:val="20"/>
          <w:lang w:val="en-US"/>
        </w:rPr>
        <w:t>. These networks help identify thematic clusters, influential sources, and patterns of knowledge dissemination across disciplines.</w:t>
      </w:r>
      <w:r>
        <w:rPr>
          <w:spacing w:val="-5"/>
          <w:sz w:val="20"/>
          <w:szCs w:val="20"/>
          <w:lang w:val="en-US"/>
        </w:rPr>
        <w:t xml:space="preserve"> </w:t>
      </w:r>
      <w:r w:rsidRPr="004811E5">
        <w:rPr>
          <w:spacing w:val="-5"/>
          <w:sz w:val="20"/>
          <w:szCs w:val="20"/>
          <w:lang w:val="en-US"/>
        </w:rPr>
        <w:t>The Louvain clustering revealed 1</w:t>
      </w:r>
      <w:r>
        <w:rPr>
          <w:spacing w:val="-5"/>
          <w:sz w:val="20"/>
          <w:szCs w:val="20"/>
          <w:lang w:val="en-US"/>
        </w:rPr>
        <w:t>4</w:t>
      </w:r>
      <w:r w:rsidRPr="004811E5">
        <w:rPr>
          <w:spacing w:val="-5"/>
          <w:sz w:val="20"/>
          <w:szCs w:val="20"/>
          <w:lang w:val="en-US"/>
        </w:rPr>
        <w:t xml:space="preserve"> distinct clusters, each grouping journals with stronger internal citation ties. </w:t>
      </w:r>
      <w:ins w:id="149" w:author="Juan David Velasquez" w:date="2025-11-29T17:51:00Z" w16du:dateUtc="2025-11-29T22:51:00Z">
        <w:r w:rsidR="005904B9" w:rsidRPr="005904B9">
          <w:rPr>
            <w:spacing w:val="-5"/>
            <w:sz w:val="20"/>
            <w:szCs w:val="20"/>
            <w:lang w:val="en-US"/>
          </w:rPr>
          <w:t xml:space="preserve">Each resulting cluster is depicted </w:t>
        </w:r>
        <w:r w:rsidR="005904B9">
          <w:rPr>
            <w:spacing w:val="-5"/>
            <w:sz w:val="20"/>
            <w:szCs w:val="20"/>
            <w:lang w:val="en-US"/>
          </w:rPr>
          <w:t>in a di</w:t>
        </w:r>
      </w:ins>
      <w:ins w:id="150" w:author="Juan David Velasquez" w:date="2025-11-29T18:10:00Z" w16du:dateUtc="2025-11-29T23:10:00Z">
        <w:r w:rsidR="003F093A">
          <w:rPr>
            <w:spacing w:val="-5"/>
            <w:sz w:val="20"/>
            <w:szCs w:val="20"/>
            <w:lang w:val="en-US"/>
          </w:rPr>
          <w:t>fferen</w:t>
        </w:r>
      </w:ins>
      <w:ins w:id="151" w:author="Juan David Velasquez" w:date="2025-11-29T17:51:00Z" w16du:dateUtc="2025-11-29T22:51:00Z">
        <w:r w:rsidR="005904B9">
          <w:rPr>
            <w:spacing w:val="-5"/>
            <w:sz w:val="20"/>
            <w:szCs w:val="20"/>
            <w:lang w:val="en-US"/>
          </w:rPr>
          <w:t>t color, with node size reflecting keyword frequency and edge width corresponding</w:t>
        </w:r>
        <w:r w:rsidR="005904B9" w:rsidRPr="005904B9">
          <w:rPr>
            <w:spacing w:val="-5"/>
            <w:sz w:val="20"/>
            <w:szCs w:val="20"/>
            <w:lang w:val="en-US"/>
          </w:rPr>
          <w:t xml:space="preserve"> to the number of co-occurrences between terms.</w:t>
        </w:r>
        <w:r w:rsidR="005904B9">
          <w:rPr>
            <w:spacing w:val="-5"/>
            <w:sz w:val="20"/>
            <w:szCs w:val="20"/>
            <w:lang w:val="en-US"/>
          </w:rPr>
          <w:t xml:space="preserve"> </w:t>
        </w:r>
      </w:ins>
      <w:r>
        <w:rPr>
          <w:spacing w:val="-5"/>
          <w:sz w:val="20"/>
          <w:szCs w:val="20"/>
          <w:lang w:val="en-US"/>
        </w:rPr>
        <w:t xml:space="preserve">The cluster, </w:t>
      </w:r>
      <w:r w:rsidRPr="004811E5">
        <w:rPr>
          <w:spacing w:val="-5"/>
          <w:sz w:val="20"/>
          <w:szCs w:val="20"/>
          <w:lang w:val="en-US"/>
        </w:rPr>
        <w:t>most densely populated</w:t>
      </w:r>
      <w:r>
        <w:rPr>
          <w:spacing w:val="-5"/>
          <w:sz w:val="20"/>
          <w:szCs w:val="20"/>
          <w:lang w:val="en-US"/>
        </w:rPr>
        <w:t xml:space="preserve"> by grouping 13 sources,</w:t>
      </w:r>
      <w:r w:rsidRPr="004811E5">
        <w:rPr>
          <w:spacing w:val="-5"/>
          <w:sz w:val="20"/>
          <w:szCs w:val="20"/>
          <w:lang w:val="en-US"/>
        </w:rPr>
        <w:t xml:space="preserve"> includes highly cited journals</w:t>
      </w:r>
      <w:r>
        <w:rPr>
          <w:spacing w:val="-5"/>
          <w:sz w:val="20"/>
          <w:szCs w:val="20"/>
          <w:lang w:val="en-US"/>
        </w:rPr>
        <w:t>,</w:t>
      </w:r>
      <w:r w:rsidRPr="004811E5">
        <w:rPr>
          <w:spacing w:val="-5"/>
          <w:sz w:val="20"/>
          <w:szCs w:val="20"/>
          <w:lang w:val="en-US"/>
        </w:rPr>
        <w:t xml:space="preserve"> such as DYNA, </w:t>
      </w:r>
      <w:r>
        <w:rPr>
          <w:spacing w:val="-5"/>
          <w:sz w:val="20"/>
          <w:szCs w:val="20"/>
          <w:lang w:val="en-US"/>
        </w:rPr>
        <w:t>INF TECNOL,</w:t>
      </w:r>
      <w:r w:rsidRPr="004811E5">
        <w:rPr>
          <w:spacing w:val="-5"/>
          <w:sz w:val="20"/>
          <w:szCs w:val="20"/>
          <w:lang w:val="en-US"/>
        </w:rPr>
        <w:t xml:space="preserve"> and </w:t>
      </w:r>
      <w:r>
        <w:rPr>
          <w:spacing w:val="-5"/>
          <w:sz w:val="20"/>
          <w:szCs w:val="20"/>
          <w:lang w:val="en-US"/>
        </w:rPr>
        <w:t>INTERCIENCIA,</w:t>
      </w:r>
      <w:r w:rsidRPr="004811E5">
        <w:rPr>
          <w:spacing w:val="-5"/>
          <w:sz w:val="20"/>
          <w:szCs w:val="20"/>
          <w:lang w:val="en-US"/>
        </w:rPr>
        <w:t xml:space="preserve"> suggesting this cluster forms the core of </w:t>
      </w:r>
      <w:proofErr w:type="spellStart"/>
      <w:r w:rsidRPr="004811E5">
        <w:rPr>
          <w:spacing w:val="-5"/>
          <w:sz w:val="20"/>
          <w:szCs w:val="20"/>
          <w:lang w:val="en-US"/>
        </w:rPr>
        <w:t>SciELO’s</w:t>
      </w:r>
      <w:proofErr w:type="spellEnd"/>
      <w:r w:rsidRPr="004811E5">
        <w:rPr>
          <w:spacing w:val="-5"/>
          <w:sz w:val="20"/>
          <w:szCs w:val="20"/>
          <w:lang w:val="en-US"/>
        </w:rPr>
        <w:t xml:space="preserve"> engineering literature. These journals exhibit high publication volume and citation impact, indicating centrality in the network.</w:t>
      </w:r>
      <w:r>
        <w:rPr>
          <w:spacing w:val="-5"/>
          <w:sz w:val="20"/>
          <w:szCs w:val="20"/>
          <w:lang w:val="en-US"/>
        </w:rPr>
        <w:t xml:space="preserve"> The journals BOL MALARIOL SALUD AMBIENT contain the second central cluster, J TECHNOL MANAGE IINOV, and REV LASA INVEST. REV ING CONSTR, INGENIERIA, and REV ALCONPAT conform to the third most crucial cluster. There are no more essential relationships to highlight among the journals.</w:t>
      </w:r>
    </w:p>
    <w:p w14:paraId="3FECF6F8" w14:textId="77777777" w:rsidR="00A56A75" w:rsidRDefault="00A56A75" w:rsidP="005E0185">
      <w:pPr>
        <w:ind w:firstLine="284"/>
        <w:rPr>
          <w:spacing w:val="-5"/>
          <w:sz w:val="20"/>
          <w:szCs w:val="20"/>
          <w:lang w:val="en-US"/>
        </w:rPr>
      </w:pPr>
    </w:p>
    <w:p w14:paraId="0783A48C" w14:textId="77777777" w:rsidR="00A56A75" w:rsidRDefault="00A56A75" w:rsidP="00A56A75">
      <w:pPr>
        <w:pStyle w:val="Ttulo3"/>
        <w:rPr>
          <w:ins w:id="152" w:author="Juan David Velasquez" w:date="2025-11-29T18:15:00Z" w16du:dateUtc="2025-11-29T23:15:00Z"/>
        </w:rPr>
      </w:pPr>
      <w:ins w:id="153" w:author="Juan David Velasquez" w:date="2025-11-29T18:15:00Z" w16du:dateUtc="2025-11-29T23:15:00Z">
        <w:r w:rsidRPr="00CC18BB">
          <w:t>Intellectual structure of Latin American engineering research</w:t>
        </w:r>
      </w:ins>
    </w:p>
    <w:p w14:paraId="604C3FB6" w14:textId="77777777" w:rsidR="00A56A75" w:rsidRDefault="00A56A75" w:rsidP="00A56A75">
      <w:pPr>
        <w:ind w:firstLine="284"/>
        <w:rPr>
          <w:ins w:id="154" w:author="Juan David Velasquez" w:date="2025-11-29T18:15:00Z" w16du:dateUtc="2025-11-29T23:15:00Z"/>
          <w:spacing w:val="-5"/>
          <w:sz w:val="20"/>
          <w:szCs w:val="20"/>
          <w:lang w:val="en-US"/>
        </w:rPr>
      </w:pPr>
    </w:p>
    <w:p w14:paraId="68351370" w14:textId="77777777" w:rsidR="00A56A75" w:rsidRDefault="00A56A75" w:rsidP="00A56A75">
      <w:pPr>
        <w:ind w:firstLine="284"/>
        <w:rPr>
          <w:ins w:id="155" w:author="Juan David Velasquez" w:date="2025-11-29T18:17:00Z" w16du:dateUtc="2025-11-29T23:17:00Z"/>
          <w:spacing w:val="-5"/>
          <w:sz w:val="20"/>
          <w:szCs w:val="20"/>
          <w:lang w:val="en-US"/>
        </w:rPr>
      </w:pPr>
      <w:ins w:id="156" w:author="Juan David Velasquez" w:date="2025-11-29T18:15:00Z" w16du:dateUtc="2025-11-29T23:15:00Z">
        <w:r w:rsidRPr="00630662">
          <w:rPr>
            <w:spacing w:val="-5"/>
            <w:sz w:val="20"/>
            <w:szCs w:val="20"/>
            <w:lang w:val="en-US"/>
          </w:rPr>
          <w:t>The co-citation network</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R1EULIAl","properties":{"formattedCitation":"[14]","plainCitation":"[14]","noteIndex":0},"citationItems":[{"id":197577,"uris":["http://zotero.org/groups/6028435/items/4KLG4LBQ"],"itemData":{"id":197577,"type":"article-journal","container-title":"Scientometrics","note":"publisher: Springer","page":"687–705","title":"Mapping recent information behavior research: an analysis of co-authorship and co-citation networks","volume":"103","author":[{"family":"González-Teruel","given":"Aurora"},{"family":"González-Alcaide","given":"Gregorio"},{"family":"Barrios","given":"Maite"},{"family":"Abad-García","given":"María-Francisca"}],"issued":{"date-parts":[["2015"]]}}}],"schema":"https://github.com/citation-style-language/schema/raw/master/csl-citation.json"} </w:instrText>
        </w:r>
        <w:r>
          <w:rPr>
            <w:spacing w:val="-5"/>
            <w:sz w:val="20"/>
            <w:szCs w:val="20"/>
            <w:lang w:val="en-US"/>
          </w:rPr>
          <w:fldChar w:fldCharType="separate"/>
        </w:r>
        <w:r>
          <w:rPr>
            <w:noProof/>
            <w:spacing w:val="-5"/>
            <w:sz w:val="20"/>
            <w:szCs w:val="20"/>
            <w:lang w:val="en-US"/>
          </w:rPr>
          <w:t>[14]</w:t>
        </w:r>
        <w:r>
          <w:rPr>
            <w:spacing w:val="-5"/>
            <w:sz w:val="20"/>
            <w:szCs w:val="20"/>
            <w:lang w:val="en-US"/>
          </w:rPr>
          <w:fldChar w:fldCharType="end"/>
        </w:r>
        <w:r>
          <w:rPr>
            <w:spacing w:val="-5"/>
            <w:sz w:val="20"/>
            <w:szCs w:val="20"/>
            <w:lang w:val="en-US"/>
          </w:rPr>
          <w:t xml:space="preserve"> (</w:t>
        </w:r>
        <w:r w:rsidRPr="00BF5259">
          <w:rPr>
            <w:b/>
            <w:bCs/>
            <w:spacing w:val="-5"/>
            <w:sz w:val="20"/>
            <w:szCs w:val="20"/>
            <w:lang w:val="en-US"/>
          </w:rPr>
          <w:t>Fig. 6</w:t>
        </w:r>
        <w:r>
          <w:rPr>
            <w:spacing w:val="-5"/>
            <w:sz w:val="20"/>
            <w:szCs w:val="20"/>
            <w:lang w:val="en-US"/>
          </w:rPr>
          <w:t>)</w:t>
        </w:r>
        <w:r w:rsidRPr="00630662">
          <w:rPr>
            <w:spacing w:val="-5"/>
            <w:sz w:val="20"/>
            <w:szCs w:val="20"/>
            <w:lang w:val="en-US"/>
          </w:rPr>
          <w:t xml:space="preserve">, constructed </w:t>
        </w:r>
        <w:r>
          <w:rPr>
            <w:spacing w:val="-5"/>
            <w:sz w:val="20"/>
            <w:szCs w:val="20"/>
            <w:lang w:val="en-US"/>
          </w:rPr>
          <w:t>from</w:t>
        </w:r>
        <w:r w:rsidRPr="00630662">
          <w:rPr>
            <w:spacing w:val="-5"/>
            <w:sz w:val="20"/>
            <w:szCs w:val="20"/>
            <w:lang w:val="en-US"/>
          </w:rPr>
          <w:t xml:space="preserve"> references to journals in SciELO that are also indexed in Scopus, reveals the intellectual structure underpinning Latin American engineering research. </w:t>
        </w:r>
        <w:r>
          <w:rPr>
            <w:spacing w:val="-5"/>
            <w:sz w:val="20"/>
            <w:szCs w:val="20"/>
            <w:lang w:val="en-US"/>
          </w:rPr>
          <w:t>The analysis shows that</w:t>
        </w:r>
        <w:r w:rsidRPr="00630662">
          <w:rPr>
            <w:spacing w:val="-5"/>
            <w:sz w:val="20"/>
            <w:szCs w:val="20"/>
            <w:lang w:val="en-US"/>
          </w:rPr>
          <w:t xml:space="preserve"> the network is organized into three distinct clusters, each representing a group of journals </w:t>
        </w:r>
        <w:r>
          <w:rPr>
            <w:spacing w:val="-5"/>
            <w:sz w:val="20"/>
            <w:szCs w:val="20"/>
            <w:lang w:val="en-US"/>
          </w:rPr>
          <w:t xml:space="preserve">that are </w:t>
        </w:r>
        <w:r w:rsidRPr="00630662">
          <w:rPr>
            <w:spacing w:val="-5"/>
            <w:sz w:val="20"/>
            <w:szCs w:val="20"/>
            <w:lang w:val="en-US"/>
          </w:rPr>
          <w:t xml:space="preserve">frequently cited together, suggesting thematic or disciplinary affinities. </w:t>
        </w:r>
        <w:r>
          <w:rPr>
            <w:spacing w:val="-5"/>
            <w:sz w:val="20"/>
            <w:szCs w:val="20"/>
            <w:lang w:val="en-US"/>
          </w:rPr>
          <w:t>The first cluster</w:t>
        </w:r>
        <w:r w:rsidRPr="00630662">
          <w:rPr>
            <w:spacing w:val="-5"/>
            <w:sz w:val="20"/>
            <w:szCs w:val="20"/>
            <w:lang w:val="en-US"/>
          </w:rPr>
          <w:t xml:space="preserve"> includes journals such as REV CONSTR, COMPUT SIST, and J APPL RES TECHNOL, </w:t>
        </w:r>
        <w:r>
          <w:rPr>
            <w:spacing w:val="-5"/>
            <w:sz w:val="20"/>
            <w:szCs w:val="20"/>
            <w:lang w:val="en-US"/>
          </w:rPr>
          <w:t>focusing</w:t>
        </w:r>
        <w:r w:rsidRPr="00630662">
          <w:rPr>
            <w:spacing w:val="-5"/>
            <w:sz w:val="20"/>
            <w:szCs w:val="20"/>
            <w:lang w:val="en-US"/>
          </w:rPr>
          <w:t xml:space="preserve"> on applied engineering, construction, and computing technologies. This cluster reflects interdisciplinary connections within practical and technological domains. </w:t>
        </w:r>
        <w:r>
          <w:rPr>
            <w:spacing w:val="-5"/>
            <w:sz w:val="20"/>
            <w:szCs w:val="20"/>
            <w:lang w:val="en-US"/>
          </w:rPr>
          <w:t>The second cluster</w:t>
        </w:r>
        <w:r w:rsidRPr="00630662">
          <w:rPr>
            <w:spacing w:val="-5"/>
            <w:sz w:val="20"/>
            <w:szCs w:val="20"/>
            <w:lang w:val="en-US"/>
          </w:rPr>
          <w:t xml:space="preserve"> is centered around REV MEX ING QUIMICA and ELECTRON J BIOTECHNOL, suggesting a strong emphasis on chemical engineering and biotechnology, with </w:t>
        </w:r>
        <w:proofErr w:type="spellStart"/>
        <w:r w:rsidRPr="00630662">
          <w:rPr>
            <w:spacing w:val="-5"/>
            <w:sz w:val="20"/>
            <w:szCs w:val="20"/>
            <w:lang w:val="en-US"/>
          </w:rPr>
          <w:t>CTyF</w:t>
        </w:r>
        <w:proofErr w:type="spellEnd"/>
        <w:r w:rsidRPr="00630662">
          <w:rPr>
            <w:spacing w:val="-5"/>
            <w:sz w:val="20"/>
            <w:szCs w:val="20"/>
            <w:lang w:val="en-US"/>
          </w:rPr>
          <w:t xml:space="preserve"> CIENC TECNOL FUTURO contributing additional coverage of scientific and technological development themes. </w:t>
        </w:r>
        <w:r>
          <w:rPr>
            <w:spacing w:val="-5"/>
            <w:sz w:val="20"/>
            <w:szCs w:val="20"/>
            <w:lang w:val="en-US"/>
          </w:rPr>
          <w:t>The third</w:t>
        </w:r>
        <w:r w:rsidRPr="00630662">
          <w:rPr>
            <w:spacing w:val="-5"/>
            <w:sz w:val="20"/>
            <w:szCs w:val="20"/>
            <w:lang w:val="en-US"/>
          </w:rPr>
          <w:t xml:space="preserve"> comprises DYNA, INGEN INVEST, and ING UNIVERS, three general engineering journals that are among the most prolific in the region. Their co-citation i</w:t>
        </w:r>
        <w:r>
          <w:rPr>
            <w:spacing w:val="-5"/>
            <w:sz w:val="20"/>
            <w:szCs w:val="20"/>
            <w:lang w:val="en-US"/>
          </w:rPr>
          <w:t>s central to</w:t>
        </w:r>
        <w:r w:rsidRPr="00630662">
          <w:rPr>
            <w:spacing w:val="-5"/>
            <w:sz w:val="20"/>
            <w:szCs w:val="20"/>
            <w:lang w:val="en-US"/>
          </w:rPr>
          <w:t xml:space="preserve"> supporting foundational engineering knowledge and cross-cutting topics. The presence of distinct, well-formed clusters reflects the specialization of Latin American engineering journals</w:t>
        </w:r>
        <w:r>
          <w:rPr>
            <w:spacing w:val="-5"/>
            <w:sz w:val="20"/>
            <w:szCs w:val="20"/>
            <w:lang w:val="en-US"/>
          </w:rPr>
          <w:t>. At the same time,</w:t>
        </w:r>
        <w:r w:rsidRPr="00630662">
          <w:rPr>
            <w:spacing w:val="-5"/>
            <w:sz w:val="20"/>
            <w:szCs w:val="20"/>
            <w:lang w:val="en-US"/>
          </w:rPr>
          <w:t xml:space="preserve"> their internal cohesion suggests the </w:t>
        </w:r>
        <w:r>
          <w:rPr>
            <w:spacing w:val="-5"/>
            <w:sz w:val="20"/>
            <w:szCs w:val="20"/>
            <w:lang w:val="en-US"/>
          </w:rPr>
          <w:t>formation</w:t>
        </w:r>
        <w:r w:rsidRPr="00630662">
          <w:rPr>
            <w:spacing w:val="-5"/>
            <w:sz w:val="20"/>
            <w:szCs w:val="20"/>
            <w:lang w:val="en-US"/>
          </w:rPr>
          <w:t xml:space="preserve"> of stable</w:t>
        </w:r>
        <w:r>
          <w:rPr>
            <w:spacing w:val="-5"/>
            <w:sz w:val="20"/>
            <w:szCs w:val="20"/>
            <w:lang w:val="en-US"/>
          </w:rPr>
          <w:t>,</w:t>
        </w:r>
        <w:r w:rsidRPr="00630662">
          <w:rPr>
            <w:spacing w:val="-5"/>
            <w:sz w:val="20"/>
            <w:szCs w:val="20"/>
            <w:lang w:val="en-US"/>
          </w:rPr>
          <w:t xml:space="preserve"> recognizable thematic communities within the regional research ecosystem.</w:t>
        </w:r>
      </w:ins>
    </w:p>
    <w:p w14:paraId="04574228" w14:textId="77777777" w:rsidR="00A56A75" w:rsidRDefault="00A56A75" w:rsidP="00A56A75">
      <w:pPr>
        <w:ind w:firstLine="284"/>
        <w:rPr>
          <w:ins w:id="157" w:author="Juan David Velasquez" w:date="2025-11-29T18:17:00Z" w16du:dateUtc="2025-11-29T23:17:00Z"/>
          <w:spacing w:val="-5"/>
          <w:sz w:val="20"/>
          <w:szCs w:val="20"/>
          <w:lang w:val="en-US"/>
        </w:rPr>
      </w:pPr>
    </w:p>
    <w:p w14:paraId="28BCABF6" w14:textId="77777777" w:rsidR="00A56A75" w:rsidRDefault="00A56A75" w:rsidP="00A56A75">
      <w:pPr>
        <w:ind w:firstLine="284"/>
        <w:rPr>
          <w:ins w:id="158" w:author="Juan David Velasquez" w:date="2025-11-29T18:17:00Z" w16du:dateUtc="2025-11-29T23:17:00Z"/>
          <w:spacing w:val="-5"/>
          <w:sz w:val="20"/>
          <w:szCs w:val="20"/>
          <w:lang w:val="en-US"/>
        </w:rPr>
      </w:pPr>
    </w:p>
    <w:p w14:paraId="691DCFE9" w14:textId="77777777" w:rsidR="00A56A75" w:rsidRDefault="00A56A75" w:rsidP="00A56A75">
      <w:pPr>
        <w:ind w:firstLine="284"/>
        <w:rPr>
          <w:ins w:id="159" w:author="Juan David Velasquez" w:date="2025-11-29T18:17:00Z" w16du:dateUtc="2025-11-29T23:17:00Z"/>
          <w:spacing w:val="-5"/>
          <w:sz w:val="20"/>
          <w:szCs w:val="20"/>
          <w:lang w:val="en-US"/>
        </w:rPr>
      </w:pPr>
    </w:p>
    <w:p w14:paraId="5FF918FB" w14:textId="77777777" w:rsidR="00A56A75" w:rsidRDefault="00A56A75" w:rsidP="00A56A75">
      <w:pPr>
        <w:ind w:firstLine="284"/>
        <w:rPr>
          <w:ins w:id="160" w:author="Juan David Velasquez" w:date="2025-11-29T18:15:00Z" w16du:dateUtc="2025-11-29T23:15:00Z"/>
          <w:spacing w:val="-5"/>
          <w:sz w:val="20"/>
          <w:szCs w:val="20"/>
          <w:lang w:val="en-US"/>
        </w:rPr>
      </w:pPr>
    </w:p>
    <w:p w14:paraId="5387311E" w14:textId="77777777" w:rsidR="005E0185" w:rsidRDefault="005E0185" w:rsidP="005E0185">
      <w:pPr>
        <w:ind w:firstLine="284"/>
        <w:rPr>
          <w:spacing w:val="-5"/>
          <w:sz w:val="20"/>
          <w:szCs w:val="20"/>
          <w:lang w:val="en-US"/>
        </w:rPr>
      </w:pPr>
    </w:p>
    <w:p w14:paraId="5AFB5300" w14:textId="2516EA2E" w:rsidR="003A3488" w:rsidRDefault="003A3488" w:rsidP="003A3488">
      <w:pPr>
        <w:keepNext/>
        <w:keepLines/>
        <w:rPr>
          <w:sz w:val="16"/>
          <w:szCs w:val="16"/>
          <w:lang w:val="en-US"/>
        </w:rPr>
      </w:pPr>
      <w:r w:rsidRPr="003A3488">
        <w:rPr>
          <w:noProof/>
          <w:sz w:val="16"/>
          <w:szCs w:val="16"/>
          <w:lang w:val="en-US"/>
        </w:rPr>
        <w:drawing>
          <wp:inline distT="0" distB="0" distL="0" distR="0" wp14:anchorId="7B22BB9A" wp14:editId="52AEED9B">
            <wp:extent cx="3080385" cy="4890135"/>
            <wp:effectExtent l="0" t="0" r="5715" b="0"/>
            <wp:docPr id="1033827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27609" name=""/>
                    <pic:cNvPicPr/>
                  </pic:nvPicPr>
                  <pic:blipFill>
                    <a:blip r:embed="rId16"/>
                    <a:stretch>
                      <a:fillRect/>
                    </a:stretch>
                  </pic:blipFill>
                  <pic:spPr>
                    <a:xfrm>
                      <a:off x="0" y="0"/>
                      <a:ext cx="3080385" cy="4890135"/>
                    </a:xfrm>
                    <a:prstGeom prst="rect">
                      <a:avLst/>
                    </a:prstGeom>
                  </pic:spPr>
                </pic:pic>
              </a:graphicData>
            </a:graphic>
          </wp:inline>
        </w:drawing>
      </w:r>
    </w:p>
    <w:p w14:paraId="76AC0D46" w14:textId="7ACD0609" w:rsidR="003A3488" w:rsidRPr="00C55E17" w:rsidRDefault="003A3488" w:rsidP="003A3488">
      <w:pPr>
        <w:keepNext/>
        <w:keepLines/>
        <w:rPr>
          <w:sz w:val="16"/>
          <w:szCs w:val="16"/>
          <w:lang w:val="en-US"/>
        </w:rPr>
      </w:pPr>
      <w:r w:rsidRPr="00C55E17">
        <w:rPr>
          <w:sz w:val="16"/>
          <w:szCs w:val="16"/>
          <w:lang w:val="en-US"/>
        </w:rPr>
        <w:t xml:space="preserve">Figure </w:t>
      </w:r>
      <w:r>
        <w:rPr>
          <w:sz w:val="16"/>
          <w:szCs w:val="16"/>
          <w:lang w:val="en-US"/>
        </w:rPr>
        <w:t>3</w:t>
      </w:r>
      <w:r w:rsidRPr="00C55E17">
        <w:rPr>
          <w:sz w:val="16"/>
          <w:szCs w:val="16"/>
          <w:lang w:val="en-US"/>
        </w:rPr>
        <w:t xml:space="preserve">. </w:t>
      </w:r>
      <w:r>
        <w:rPr>
          <w:sz w:val="16"/>
          <w:szCs w:val="16"/>
          <w:lang w:val="en-US"/>
        </w:rPr>
        <w:t>Dominant author keywords per year</w:t>
      </w:r>
    </w:p>
    <w:p w14:paraId="4186344F" w14:textId="77777777" w:rsidR="003A3488" w:rsidRPr="000A6D6A" w:rsidRDefault="003A3488" w:rsidP="003A3488">
      <w:pPr>
        <w:keepNext/>
        <w:keepLines/>
        <w:rPr>
          <w:sz w:val="16"/>
          <w:szCs w:val="16"/>
          <w:lang w:val="en-US"/>
        </w:rPr>
      </w:pPr>
      <w:r w:rsidRPr="00C55E17">
        <w:rPr>
          <w:sz w:val="16"/>
          <w:szCs w:val="16"/>
          <w:lang w:val="en-US"/>
        </w:rPr>
        <w:t>Source: The authors.</w:t>
      </w:r>
    </w:p>
    <w:p w14:paraId="3E1A0A91" w14:textId="77777777" w:rsidR="00793E52" w:rsidRDefault="00793E52" w:rsidP="003A3488">
      <w:pPr>
        <w:ind w:firstLine="284"/>
        <w:rPr>
          <w:ins w:id="161" w:author="Juan David Velasquez" w:date="2025-11-29T18:17:00Z" w16du:dateUtc="2025-11-29T23:17:00Z"/>
          <w:spacing w:val="-5"/>
          <w:sz w:val="20"/>
          <w:szCs w:val="20"/>
          <w:lang w:val="en-US"/>
        </w:rPr>
      </w:pPr>
    </w:p>
    <w:p w14:paraId="197118BA" w14:textId="04308E92" w:rsidR="00A56A75" w:rsidDel="00A56A75" w:rsidRDefault="00A56A75" w:rsidP="000A6D6A">
      <w:pPr>
        <w:ind w:firstLine="284"/>
        <w:rPr>
          <w:del w:id="162" w:author="Juan David Velasquez" w:date="2025-11-29T18:17:00Z" w16du:dateUtc="2025-11-29T23:17:00Z"/>
          <w:spacing w:val="-5"/>
          <w:sz w:val="20"/>
          <w:szCs w:val="20"/>
          <w:lang w:val="en-US"/>
        </w:rPr>
      </w:pPr>
    </w:p>
    <w:p w14:paraId="66A9FC13" w14:textId="77777777" w:rsidR="00A56A75" w:rsidRDefault="00A56A75" w:rsidP="003A3488">
      <w:pPr>
        <w:ind w:firstLine="284"/>
        <w:rPr>
          <w:ins w:id="163" w:author="Juan David Velasquez" w:date="2025-11-29T18:17:00Z" w16du:dateUtc="2025-11-29T23:17:00Z"/>
          <w:spacing w:val="-5"/>
          <w:sz w:val="20"/>
          <w:szCs w:val="20"/>
          <w:lang w:val="en-US"/>
        </w:rPr>
      </w:pPr>
    </w:p>
    <w:p w14:paraId="1E4C39A2" w14:textId="77777777" w:rsidR="00A56A75" w:rsidRDefault="00A56A75" w:rsidP="00A56A75">
      <w:pPr>
        <w:pStyle w:val="Ttulo2"/>
        <w:rPr>
          <w:ins w:id="164" w:author="Juan David Velasquez" w:date="2025-11-29T18:17:00Z" w16du:dateUtc="2025-11-29T23:17:00Z"/>
        </w:rPr>
      </w:pPr>
      <w:ins w:id="165" w:author="Juan David Velasquez" w:date="2025-11-29T18:17:00Z" w16du:dateUtc="2025-11-29T23:17:00Z">
        <w:r w:rsidRPr="008B1A99">
          <w:t>Thematic clustering of SciELO engineering journals</w:t>
        </w:r>
      </w:ins>
    </w:p>
    <w:p w14:paraId="6D4BC774" w14:textId="77777777" w:rsidR="00A56A75" w:rsidRDefault="00A56A75" w:rsidP="00A56A75">
      <w:pPr>
        <w:ind w:firstLine="284"/>
        <w:rPr>
          <w:ins w:id="166" w:author="Juan David Velasquez" w:date="2025-11-29T18:17:00Z" w16du:dateUtc="2025-11-29T23:17:00Z"/>
          <w:b/>
          <w:bCs/>
          <w:spacing w:val="-5"/>
          <w:sz w:val="20"/>
          <w:szCs w:val="20"/>
          <w:lang w:val="en-US"/>
        </w:rPr>
      </w:pPr>
    </w:p>
    <w:p w14:paraId="0F2F918C" w14:textId="77777777" w:rsidR="00A56A75" w:rsidRDefault="00A56A75" w:rsidP="00A56A75">
      <w:pPr>
        <w:ind w:firstLine="284"/>
        <w:rPr>
          <w:ins w:id="167" w:author="Juan David Velasquez" w:date="2025-11-29T18:17:00Z" w16du:dateUtc="2025-11-29T23:17:00Z"/>
          <w:spacing w:val="-5"/>
          <w:sz w:val="20"/>
          <w:szCs w:val="20"/>
          <w:lang w:val="en-US"/>
        </w:rPr>
      </w:pPr>
      <w:ins w:id="168" w:author="Juan David Velasquez" w:date="2025-11-29T18:17:00Z" w16du:dateUtc="2025-11-29T23:17:00Z">
        <w:r w:rsidRPr="00FA185E">
          <w:rPr>
            <w:b/>
            <w:bCs/>
            <w:spacing w:val="-5"/>
            <w:sz w:val="20"/>
            <w:szCs w:val="20"/>
            <w:lang w:val="en-US"/>
          </w:rPr>
          <w:t>Fig. 4</w:t>
        </w:r>
        <w:r w:rsidRPr="00FA185E">
          <w:rPr>
            <w:spacing w:val="-5"/>
            <w:sz w:val="20"/>
            <w:szCs w:val="20"/>
            <w:lang w:val="en-US"/>
          </w:rPr>
          <w:t xml:space="preserve"> presents a correlation map of SciELO engineering journals based on the cleaned author keywords</w:t>
        </w:r>
        <w:r>
          <w:rPr>
            <w:spacing w:val="-5"/>
            <w:sz w:val="20"/>
            <w:szCs w:val="20"/>
            <w:lang w:val="en-US"/>
          </w:rPr>
          <w:t>,</w:t>
        </w:r>
        <w:r w:rsidRPr="00FA185E">
          <w:rPr>
            <w:spacing w:val="-5"/>
            <w:sz w:val="20"/>
            <w:szCs w:val="20"/>
            <w:lang w:val="en-US"/>
          </w:rPr>
          <w:t xml:space="preserve"> </w:t>
        </w:r>
        <w:r>
          <w:rPr>
            <w:spacing w:val="-5"/>
            <w:sz w:val="20"/>
            <w:szCs w:val="20"/>
            <w:lang w:val="en-US"/>
          </w:rPr>
          <w:t>which serve</w:t>
        </w:r>
        <w:r w:rsidRPr="00FA185E">
          <w:rPr>
            <w:spacing w:val="-5"/>
            <w:sz w:val="20"/>
            <w:szCs w:val="20"/>
            <w:lang w:val="en-US"/>
          </w:rPr>
          <w:t xml:space="preserve"> as the cross-variable. The size of each node is proportional to the number of documents published by the corresponding journal</w:t>
        </w:r>
        <w:r>
          <w:rPr>
            <w:spacing w:val="-5"/>
            <w:sz w:val="20"/>
            <w:szCs w:val="20"/>
            <w:lang w:val="en-US"/>
          </w:rPr>
          <w:t xml:space="preserve">. </w:t>
        </w:r>
        <w:r w:rsidRPr="005904B9">
          <w:rPr>
            <w:spacing w:val="-5"/>
            <w:sz w:val="20"/>
            <w:szCs w:val="20"/>
            <w:lang w:val="en-US"/>
          </w:rPr>
          <w:t>In this map, node colors correspond to clusters detected by the Louvain algorithm, where each color represents a group of journals sharing stronger internal keyword correlations than with the rest of the network</w:t>
        </w:r>
        <w:r>
          <w:rPr>
            <w:spacing w:val="-5"/>
            <w:sz w:val="20"/>
            <w:szCs w:val="20"/>
            <w:lang w:val="en-US"/>
          </w:rPr>
          <w:t>. At the same time,</w:t>
        </w:r>
        <w:r w:rsidRPr="00FA185E">
          <w:rPr>
            <w:spacing w:val="-5"/>
            <w:sz w:val="20"/>
            <w:szCs w:val="20"/>
            <w:lang w:val="en-US"/>
          </w:rPr>
          <w:t xml:space="preserve"> the width and intensity of the connecting lines reflect the strength of the cross-correlations between journals. The map reveals a well-defined core of closely interrelated journals</w:t>
        </w:r>
        <w:r>
          <w:rPr>
            <w:spacing w:val="-5"/>
            <w:sz w:val="20"/>
            <w:szCs w:val="20"/>
            <w:lang w:val="en-US"/>
          </w:rPr>
          <w:t>, all</w:t>
        </w:r>
        <w:r w:rsidRPr="00FA185E">
          <w:rPr>
            <w:spacing w:val="-5"/>
            <w:sz w:val="20"/>
            <w:szCs w:val="20"/>
            <w:lang w:val="en-US"/>
          </w:rPr>
          <w:t xml:space="preserve"> actively publish</w:t>
        </w:r>
        <w:r>
          <w:rPr>
            <w:spacing w:val="-5"/>
            <w:sz w:val="20"/>
            <w:szCs w:val="20"/>
            <w:lang w:val="en-US"/>
          </w:rPr>
          <w:t>ing</w:t>
        </w:r>
        <w:r w:rsidRPr="00FA185E">
          <w:rPr>
            <w:spacing w:val="-5"/>
            <w:sz w:val="20"/>
            <w:szCs w:val="20"/>
            <w:lang w:val="en-US"/>
          </w:rPr>
          <w:t xml:space="preserve"> in engineering fields. This core includes journals such as DYNA</w:t>
        </w:r>
        <w:r>
          <w:rPr>
            <w:spacing w:val="-5"/>
            <w:sz w:val="20"/>
            <w:szCs w:val="20"/>
            <w:lang w:val="en-US"/>
          </w:rPr>
          <w:t>,</w:t>
        </w:r>
        <w:r w:rsidRPr="00FA185E">
          <w:rPr>
            <w:spacing w:val="-5"/>
            <w:sz w:val="20"/>
            <w:szCs w:val="20"/>
            <w:lang w:val="en-US"/>
          </w:rPr>
          <w:t xml:space="preserve"> BOLET</w:t>
        </w:r>
        <w:r>
          <w:rPr>
            <w:spacing w:val="-5"/>
            <w:sz w:val="20"/>
            <w:szCs w:val="20"/>
            <w:lang w:val="en-US"/>
          </w:rPr>
          <w:t>I</w:t>
        </w:r>
        <w:r w:rsidRPr="00FA185E">
          <w:rPr>
            <w:spacing w:val="-5"/>
            <w:sz w:val="20"/>
            <w:szCs w:val="20"/>
            <w:lang w:val="en-US"/>
          </w:rPr>
          <w:t>N T</w:t>
        </w:r>
        <w:r>
          <w:rPr>
            <w:spacing w:val="-5"/>
            <w:sz w:val="20"/>
            <w:szCs w:val="20"/>
            <w:lang w:val="en-US"/>
          </w:rPr>
          <w:t>E</w:t>
        </w:r>
        <w:r w:rsidRPr="00FA185E">
          <w:rPr>
            <w:spacing w:val="-5"/>
            <w:sz w:val="20"/>
            <w:szCs w:val="20"/>
            <w:lang w:val="en-US"/>
          </w:rPr>
          <w:t>CNICO</w:t>
        </w:r>
        <w:r>
          <w:rPr>
            <w:spacing w:val="-5"/>
            <w:sz w:val="20"/>
            <w:szCs w:val="20"/>
            <w:lang w:val="en-US"/>
          </w:rPr>
          <w:t>,</w:t>
        </w:r>
        <w:r w:rsidRPr="00FA185E">
          <w:rPr>
            <w:spacing w:val="-5"/>
            <w:sz w:val="20"/>
            <w:szCs w:val="20"/>
            <w:lang w:val="en-US"/>
          </w:rPr>
          <w:t xml:space="preserve"> and COMPUT SIST</w:t>
        </w:r>
        <w:r>
          <w:rPr>
            <w:spacing w:val="-5"/>
            <w:sz w:val="20"/>
            <w:szCs w:val="20"/>
            <w:lang w:val="en-US"/>
          </w:rPr>
          <w:t>.</w:t>
        </w:r>
        <w:r w:rsidRPr="00FA185E">
          <w:rPr>
            <w:spacing w:val="-5"/>
            <w:sz w:val="20"/>
            <w:szCs w:val="20"/>
            <w:lang w:val="en-US"/>
          </w:rPr>
          <w:t xml:space="preserve"> In contrast, journals like TERRA LATINOAM and </w:t>
        </w:r>
        <w:r>
          <w:rPr>
            <w:spacing w:val="-5"/>
            <w:sz w:val="20"/>
            <w:szCs w:val="20"/>
            <w:lang w:val="en-US"/>
          </w:rPr>
          <w:t>PAP PHYS</w:t>
        </w:r>
        <w:r w:rsidRPr="00FA185E">
          <w:rPr>
            <w:spacing w:val="-5"/>
            <w:sz w:val="20"/>
            <w:szCs w:val="20"/>
            <w:lang w:val="en-US"/>
          </w:rPr>
          <w:t xml:space="preserve"> appear on the periphery of the </w:t>
        </w:r>
        <w:r>
          <w:rPr>
            <w:spacing w:val="-5"/>
            <w:sz w:val="20"/>
            <w:szCs w:val="20"/>
            <w:lang w:val="en-US"/>
          </w:rPr>
          <w:t xml:space="preserve">correlation </w:t>
        </w:r>
        <w:r w:rsidRPr="00FA185E">
          <w:rPr>
            <w:spacing w:val="-5"/>
            <w:sz w:val="20"/>
            <w:szCs w:val="20"/>
            <w:lang w:val="en-US"/>
          </w:rPr>
          <w:t xml:space="preserve">map, </w:t>
        </w:r>
        <w:r>
          <w:rPr>
            <w:spacing w:val="-5"/>
            <w:sz w:val="20"/>
            <w:szCs w:val="20"/>
            <w:lang w:val="en-US"/>
          </w:rPr>
          <w:t>sugges</w:t>
        </w:r>
        <w:r w:rsidRPr="00FA185E">
          <w:rPr>
            <w:spacing w:val="-5"/>
            <w:sz w:val="20"/>
            <w:szCs w:val="20"/>
            <w:lang w:val="en-US"/>
          </w:rPr>
          <w:t>ting that their thematic focus diverges from the core journals</w:t>
        </w:r>
        <w:r>
          <w:rPr>
            <w:spacing w:val="-5"/>
            <w:sz w:val="20"/>
            <w:szCs w:val="20"/>
            <w:lang w:val="en-US"/>
          </w:rPr>
          <w:t>' central topics</w:t>
        </w:r>
        <w:r w:rsidRPr="00FA185E">
          <w:rPr>
            <w:spacing w:val="-5"/>
            <w:sz w:val="20"/>
            <w:szCs w:val="20"/>
            <w:lang w:val="en-US"/>
          </w:rPr>
          <w:t xml:space="preserve">. </w:t>
        </w:r>
        <w:r>
          <w:rPr>
            <w:spacing w:val="-5"/>
            <w:sz w:val="20"/>
            <w:szCs w:val="20"/>
            <w:lang w:val="en-US"/>
          </w:rPr>
          <w:t>T</w:t>
        </w:r>
        <w:r w:rsidRPr="00FA185E">
          <w:rPr>
            <w:spacing w:val="-5"/>
            <w:sz w:val="20"/>
            <w:szCs w:val="20"/>
            <w:lang w:val="en-US"/>
          </w:rPr>
          <w:t xml:space="preserve">he map highlights a strong correlation between </w:t>
        </w:r>
        <w:r>
          <w:rPr>
            <w:spacing w:val="-5"/>
            <w:sz w:val="20"/>
            <w:szCs w:val="20"/>
            <w:lang w:val="en-US"/>
          </w:rPr>
          <w:t xml:space="preserve">ANAL INVEST </w:t>
        </w:r>
        <w:r>
          <w:rPr>
            <w:spacing w:val="-5"/>
            <w:sz w:val="20"/>
            <w:szCs w:val="20"/>
            <w:lang w:val="en-US"/>
          </w:rPr>
          <w:lastRenderedPageBreak/>
          <w:t>ARQUIT</w:t>
        </w:r>
        <w:r w:rsidRPr="00FA185E">
          <w:rPr>
            <w:spacing w:val="-5"/>
            <w:sz w:val="20"/>
            <w:szCs w:val="20"/>
            <w:lang w:val="en-US"/>
          </w:rPr>
          <w:t xml:space="preserve"> and </w:t>
        </w:r>
        <w:r>
          <w:rPr>
            <w:spacing w:val="-5"/>
            <w:sz w:val="20"/>
            <w:szCs w:val="20"/>
            <w:lang w:val="en-US"/>
          </w:rPr>
          <w:t>ESTOA,</w:t>
        </w:r>
        <w:r w:rsidRPr="00FA185E">
          <w:rPr>
            <w:spacing w:val="-5"/>
            <w:sz w:val="20"/>
            <w:szCs w:val="20"/>
            <w:lang w:val="en-US"/>
          </w:rPr>
          <w:t xml:space="preserve"> suggesting a shared thematic scope or overlapping research interests within a specific subfield.</w:t>
        </w:r>
      </w:ins>
    </w:p>
    <w:p w14:paraId="56B1E2A8" w14:textId="77777777" w:rsidR="00A56A75" w:rsidRDefault="00A56A75" w:rsidP="003A3488">
      <w:pPr>
        <w:ind w:firstLine="284"/>
        <w:rPr>
          <w:ins w:id="169" w:author="Juan David Velasquez" w:date="2025-11-29T18:17:00Z" w16du:dateUtc="2025-11-29T23:17:00Z"/>
          <w:spacing w:val="-5"/>
          <w:sz w:val="20"/>
          <w:szCs w:val="20"/>
          <w:lang w:val="en-US"/>
        </w:rPr>
      </w:pPr>
    </w:p>
    <w:p w14:paraId="0DAA5C70" w14:textId="31F63AC2" w:rsidR="005E0185" w:rsidDel="00A56A75" w:rsidRDefault="005E0185" w:rsidP="005E0185">
      <w:pPr>
        <w:ind w:firstLine="284"/>
        <w:rPr>
          <w:del w:id="170" w:author="Juan David Velasquez" w:date="2025-11-29T18:16:00Z" w16du:dateUtc="2025-11-29T23:16:00Z"/>
          <w:spacing w:val="-5"/>
          <w:sz w:val="20"/>
          <w:szCs w:val="20"/>
          <w:lang w:val="en-US"/>
        </w:rPr>
      </w:pPr>
    </w:p>
    <w:p w14:paraId="5BA8F9D8" w14:textId="04917DC3" w:rsidR="005E0185" w:rsidDel="00A56A75" w:rsidRDefault="005E0185" w:rsidP="005E0185">
      <w:pPr>
        <w:pStyle w:val="Ttulo3"/>
        <w:rPr>
          <w:del w:id="171" w:author="Juan David Velasquez" w:date="2025-11-29T18:15:00Z" w16du:dateUtc="2025-11-29T23:15:00Z"/>
        </w:rPr>
      </w:pPr>
      <w:del w:id="172" w:author="Juan David Velasquez" w:date="2025-11-29T18:15:00Z" w16du:dateUtc="2025-11-29T23:15:00Z">
        <w:r w:rsidRPr="00CC18BB" w:rsidDel="00A56A75">
          <w:delText>Intellectual structure of Latin American engineering research</w:delText>
        </w:r>
      </w:del>
    </w:p>
    <w:p w14:paraId="7C85C668" w14:textId="5C926307" w:rsidR="005E0185" w:rsidDel="00A56A75" w:rsidRDefault="005E0185" w:rsidP="005E0185">
      <w:pPr>
        <w:ind w:firstLine="284"/>
        <w:rPr>
          <w:del w:id="173" w:author="Juan David Velasquez" w:date="2025-11-29T18:15:00Z" w16du:dateUtc="2025-11-29T23:15:00Z"/>
          <w:spacing w:val="-5"/>
          <w:sz w:val="20"/>
          <w:szCs w:val="20"/>
          <w:lang w:val="en-US"/>
        </w:rPr>
      </w:pPr>
    </w:p>
    <w:p w14:paraId="3319760C" w14:textId="3DACFEF8" w:rsidR="005E0185" w:rsidDel="00A56A75" w:rsidRDefault="005E0185" w:rsidP="005E0185">
      <w:pPr>
        <w:ind w:firstLine="284"/>
        <w:rPr>
          <w:del w:id="174" w:author="Juan David Velasquez" w:date="2025-11-29T18:15:00Z" w16du:dateUtc="2025-11-29T23:15:00Z"/>
          <w:spacing w:val="-5"/>
          <w:sz w:val="20"/>
          <w:szCs w:val="20"/>
          <w:lang w:val="en-US"/>
        </w:rPr>
      </w:pPr>
      <w:del w:id="175" w:author="Juan David Velasquez" w:date="2025-11-29T18:15:00Z" w16du:dateUtc="2025-11-29T23:15:00Z">
        <w:r w:rsidRPr="00630662" w:rsidDel="00A56A75">
          <w:rPr>
            <w:spacing w:val="-5"/>
            <w:sz w:val="20"/>
            <w:szCs w:val="20"/>
            <w:lang w:val="en-US"/>
          </w:rPr>
          <w:delText>The co-citation network</w:delText>
        </w:r>
        <w:r w:rsidDel="00A56A75">
          <w:rPr>
            <w:spacing w:val="-5"/>
            <w:sz w:val="20"/>
            <w:szCs w:val="20"/>
            <w:lang w:val="en-US"/>
          </w:rPr>
          <w:delText xml:space="preserve"> </w:delText>
        </w:r>
        <w:r w:rsidDel="00A56A75">
          <w:rPr>
            <w:spacing w:val="-5"/>
            <w:sz w:val="20"/>
            <w:szCs w:val="20"/>
            <w:lang w:val="en-US"/>
          </w:rPr>
          <w:fldChar w:fldCharType="begin"/>
        </w:r>
        <w:r w:rsidDel="00A56A75">
          <w:rPr>
            <w:spacing w:val="-5"/>
            <w:sz w:val="20"/>
            <w:szCs w:val="20"/>
            <w:lang w:val="en-US"/>
          </w:rPr>
          <w:delInstrText xml:space="preserve"> ADDIN ZOTERO_ITEM CSL_CITATION {"citationID":"R1EULIAl","properties":{"formattedCitation":"[14]","plainCitation":"[14]","noteIndex":0},"citationItems":[{"id":197577,"uris":["http://zotero.org/groups/6028435/items/4KLG4LBQ"],"itemData":{"id":197577,"type":"article-journal","container-title":"Scientometrics","note":"publisher: Springer","page":"687–705","title":"Mapping recent information behavior research: an analysis of co-authorship and co-citation networks","volume":"103","author":[{"family":"González-Teruel","given":"Aurora"},{"family":"González-Alcaide","given":"Gregorio"},{"family":"Barrios","given":"Maite"},{"family":"Abad-García","given":"María-Francisca"}],"issued":{"date-parts":[["2015"]]}}}],"schema":"https://github.com/citation-style-language/schema/raw/master/csl-citation.json"} </w:delInstrText>
        </w:r>
        <w:r w:rsidDel="00A56A75">
          <w:rPr>
            <w:spacing w:val="-5"/>
            <w:sz w:val="20"/>
            <w:szCs w:val="20"/>
            <w:lang w:val="en-US"/>
          </w:rPr>
          <w:fldChar w:fldCharType="separate"/>
        </w:r>
        <w:r w:rsidDel="00A56A75">
          <w:rPr>
            <w:noProof/>
            <w:spacing w:val="-5"/>
            <w:sz w:val="20"/>
            <w:szCs w:val="20"/>
            <w:lang w:val="en-US"/>
          </w:rPr>
          <w:delText>[14]</w:delText>
        </w:r>
        <w:r w:rsidDel="00A56A75">
          <w:rPr>
            <w:spacing w:val="-5"/>
            <w:sz w:val="20"/>
            <w:szCs w:val="20"/>
            <w:lang w:val="en-US"/>
          </w:rPr>
          <w:fldChar w:fldCharType="end"/>
        </w:r>
        <w:r w:rsidDel="00A56A75">
          <w:rPr>
            <w:spacing w:val="-5"/>
            <w:sz w:val="20"/>
            <w:szCs w:val="20"/>
            <w:lang w:val="en-US"/>
          </w:rPr>
          <w:delText xml:space="preserve"> (</w:delText>
        </w:r>
        <w:r w:rsidRPr="00BF5259" w:rsidDel="00A56A75">
          <w:rPr>
            <w:b/>
            <w:bCs/>
            <w:spacing w:val="-5"/>
            <w:sz w:val="20"/>
            <w:szCs w:val="20"/>
            <w:lang w:val="en-US"/>
          </w:rPr>
          <w:delText>Fig. 6</w:delText>
        </w:r>
        <w:r w:rsidDel="00A56A75">
          <w:rPr>
            <w:spacing w:val="-5"/>
            <w:sz w:val="20"/>
            <w:szCs w:val="20"/>
            <w:lang w:val="en-US"/>
          </w:rPr>
          <w:delText>)</w:delText>
        </w:r>
        <w:r w:rsidRPr="00630662" w:rsidDel="00A56A75">
          <w:rPr>
            <w:spacing w:val="-5"/>
            <w:sz w:val="20"/>
            <w:szCs w:val="20"/>
            <w:lang w:val="en-US"/>
          </w:rPr>
          <w:delText xml:space="preserve">, constructed </w:delText>
        </w:r>
      </w:del>
      <w:del w:id="176" w:author="Juan David Velasquez" w:date="2025-11-29T18:10:00Z" w16du:dateUtc="2025-11-29T23:10:00Z">
        <w:r w:rsidRPr="00630662" w:rsidDel="003F093A">
          <w:rPr>
            <w:spacing w:val="-5"/>
            <w:sz w:val="20"/>
            <w:szCs w:val="20"/>
            <w:lang w:val="en-US"/>
          </w:rPr>
          <w:delText>by analyzing only</w:delText>
        </w:r>
      </w:del>
      <w:del w:id="177" w:author="Juan David Velasquez" w:date="2025-11-29T18:15:00Z" w16du:dateUtc="2025-11-29T23:15:00Z">
        <w:r w:rsidRPr="00630662" w:rsidDel="00A56A75">
          <w:rPr>
            <w:spacing w:val="-5"/>
            <w:sz w:val="20"/>
            <w:szCs w:val="20"/>
            <w:lang w:val="en-US"/>
          </w:rPr>
          <w:delText xml:space="preserve"> references </w:delText>
        </w:r>
      </w:del>
      <w:del w:id="178" w:author="Juan David Velasquez" w:date="2025-11-29T18:10:00Z" w16du:dateUtc="2025-11-29T23:10:00Z">
        <w:r w:rsidRPr="00630662" w:rsidDel="003F093A">
          <w:rPr>
            <w:spacing w:val="-5"/>
            <w:sz w:val="20"/>
            <w:szCs w:val="20"/>
            <w:lang w:val="en-US"/>
          </w:rPr>
          <w:delText xml:space="preserve">corresponding </w:delText>
        </w:r>
      </w:del>
      <w:del w:id="179" w:author="Juan David Velasquez" w:date="2025-11-29T18:15:00Z" w16du:dateUtc="2025-11-29T23:15:00Z">
        <w:r w:rsidRPr="00630662" w:rsidDel="00A56A75">
          <w:rPr>
            <w:spacing w:val="-5"/>
            <w:sz w:val="20"/>
            <w:szCs w:val="20"/>
            <w:lang w:val="en-US"/>
          </w:rPr>
          <w:delText xml:space="preserve">to journals in SciELO that are also indexed in Scopus, reveals the intellectual structure underpinning Latin American engineering research. </w:delText>
        </w:r>
        <w:r w:rsidDel="00A56A75">
          <w:rPr>
            <w:spacing w:val="-5"/>
            <w:sz w:val="20"/>
            <w:szCs w:val="20"/>
            <w:lang w:val="en-US"/>
          </w:rPr>
          <w:delText>The analysis shows that</w:delText>
        </w:r>
        <w:r w:rsidRPr="00630662" w:rsidDel="00A56A75">
          <w:rPr>
            <w:spacing w:val="-5"/>
            <w:sz w:val="20"/>
            <w:szCs w:val="20"/>
            <w:lang w:val="en-US"/>
          </w:rPr>
          <w:delText xml:space="preserve"> the network is organized into three distinct clusters, each representing a group of journals </w:delText>
        </w:r>
        <w:r w:rsidDel="00A56A75">
          <w:rPr>
            <w:spacing w:val="-5"/>
            <w:sz w:val="20"/>
            <w:szCs w:val="20"/>
            <w:lang w:val="en-US"/>
          </w:rPr>
          <w:delText xml:space="preserve">that are </w:delText>
        </w:r>
        <w:r w:rsidRPr="00630662" w:rsidDel="00A56A75">
          <w:rPr>
            <w:spacing w:val="-5"/>
            <w:sz w:val="20"/>
            <w:szCs w:val="20"/>
            <w:lang w:val="en-US"/>
          </w:rPr>
          <w:delText xml:space="preserve">frequently cited together, suggesting thematic or disciplinary affinities. </w:delText>
        </w:r>
        <w:r w:rsidDel="00A56A75">
          <w:rPr>
            <w:spacing w:val="-5"/>
            <w:sz w:val="20"/>
            <w:szCs w:val="20"/>
            <w:lang w:val="en-US"/>
          </w:rPr>
          <w:delText>The first cluster</w:delText>
        </w:r>
        <w:r w:rsidRPr="00630662" w:rsidDel="00A56A75">
          <w:rPr>
            <w:spacing w:val="-5"/>
            <w:sz w:val="20"/>
            <w:szCs w:val="20"/>
            <w:lang w:val="en-US"/>
          </w:rPr>
          <w:delText xml:space="preserve"> includes journals such as REV CONSTR, COMPUT SIST, and J APPL RES TECHNOL, </w:delText>
        </w:r>
        <w:r w:rsidDel="00A56A75">
          <w:rPr>
            <w:spacing w:val="-5"/>
            <w:sz w:val="20"/>
            <w:szCs w:val="20"/>
            <w:lang w:val="en-US"/>
          </w:rPr>
          <w:delText>focusing</w:delText>
        </w:r>
        <w:r w:rsidRPr="00630662" w:rsidDel="00A56A75">
          <w:rPr>
            <w:spacing w:val="-5"/>
            <w:sz w:val="20"/>
            <w:szCs w:val="20"/>
            <w:lang w:val="en-US"/>
          </w:rPr>
          <w:delText xml:space="preserve"> on applied engineering, construction, and computing technologies. This cluster reflects interdisciplinary connections within practical and technological domains. </w:delText>
        </w:r>
        <w:r w:rsidDel="00A56A75">
          <w:rPr>
            <w:spacing w:val="-5"/>
            <w:sz w:val="20"/>
            <w:szCs w:val="20"/>
            <w:lang w:val="en-US"/>
          </w:rPr>
          <w:delText>The second cluster</w:delText>
        </w:r>
        <w:r w:rsidRPr="00630662" w:rsidDel="00A56A75">
          <w:rPr>
            <w:spacing w:val="-5"/>
            <w:sz w:val="20"/>
            <w:szCs w:val="20"/>
            <w:lang w:val="en-US"/>
          </w:rPr>
          <w:delText xml:space="preserve"> is centered around REV MEX ING QUIMICA and ELECTRON J BIOTECHNOL, suggesting a strong emphasis on chemical engineering and biotechnology, with CTyF CIENC TECNOL FUTURO contributing additional coverage of scientific and technological development themes. </w:delText>
        </w:r>
        <w:r w:rsidDel="00A56A75">
          <w:rPr>
            <w:spacing w:val="-5"/>
            <w:sz w:val="20"/>
            <w:szCs w:val="20"/>
            <w:lang w:val="en-US"/>
          </w:rPr>
          <w:delText>The third</w:delText>
        </w:r>
        <w:r w:rsidRPr="00630662" w:rsidDel="00A56A75">
          <w:rPr>
            <w:spacing w:val="-5"/>
            <w:sz w:val="20"/>
            <w:szCs w:val="20"/>
            <w:lang w:val="en-US"/>
          </w:rPr>
          <w:delText xml:space="preserve"> comprises DYNA, INGEN INVEST, and ING UNIVERS, three general engineering journals that are among the most prolific in the region. Their co-citation i</w:delText>
        </w:r>
        <w:r w:rsidDel="00A56A75">
          <w:rPr>
            <w:spacing w:val="-5"/>
            <w:sz w:val="20"/>
            <w:szCs w:val="20"/>
            <w:lang w:val="en-US"/>
          </w:rPr>
          <w:delText>s central to</w:delText>
        </w:r>
        <w:r w:rsidRPr="00630662" w:rsidDel="00A56A75">
          <w:rPr>
            <w:spacing w:val="-5"/>
            <w:sz w:val="20"/>
            <w:szCs w:val="20"/>
            <w:lang w:val="en-US"/>
          </w:rPr>
          <w:delText xml:space="preserve"> supporting foundational engineering knowledge and cross-cutting topics. The presence of distinct, well-formed clusters reflects the specialization of Latin American engineering journals</w:delText>
        </w:r>
        <w:r w:rsidDel="00A56A75">
          <w:rPr>
            <w:spacing w:val="-5"/>
            <w:sz w:val="20"/>
            <w:szCs w:val="20"/>
            <w:lang w:val="en-US"/>
          </w:rPr>
          <w:delText>. At the same time,</w:delText>
        </w:r>
        <w:r w:rsidRPr="00630662" w:rsidDel="00A56A75">
          <w:rPr>
            <w:spacing w:val="-5"/>
            <w:sz w:val="20"/>
            <w:szCs w:val="20"/>
            <w:lang w:val="en-US"/>
          </w:rPr>
          <w:delText xml:space="preserve"> their internal cohesion suggests the </w:delText>
        </w:r>
      </w:del>
      <w:del w:id="180" w:author="Juan David Velasquez" w:date="2025-11-29T18:10:00Z" w16du:dateUtc="2025-11-29T23:10:00Z">
        <w:r w:rsidRPr="00630662" w:rsidDel="003F093A">
          <w:rPr>
            <w:spacing w:val="-5"/>
            <w:sz w:val="20"/>
            <w:szCs w:val="20"/>
            <w:lang w:val="en-US"/>
          </w:rPr>
          <w:delText>development</w:delText>
        </w:r>
      </w:del>
      <w:del w:id="181" w:author="Juan David Velasquez" w:date="2025-11-29T18:15:00Z" w16du:dateUtc="2025-11-29T23:15:00Z">
        <w:r w:rsidRPr="00630662" w:rsidDel="00A56A75">
          <w:rPr>
            <w:spacing w:val="-5"/>
            <w:sz w:val="20"/>
            <w:szCs w:val="20"/>
            <w:lang w:val="en-US"/>
          </w:rPr>
          <w:delText xml:space="preserve"> of stable</w:delText>
        </w:r>
      </w:del>
      <w:del w:id="182" w:author="Juan David Velasquez" w:date="2025-11-29T18:10:00Z" w16du:dateUtc="2025-11-29T23:10:00Z">
        <w:r w:rsidRPr="00630662" w:rsidDel="003F093A">
          <w:rPr>
            <w:spacing w:val="-5"/>
            <w:sz w:val="20"/>
            <w:szCs w:val="20"/>
            <w:lang w:val="en-US"/>
          </w:rPr>
          <w:delText xml:space="preserve"> and</w:delText>
        </w:r>
      </w:del>
      <w:del w:id="183" w:author="Juan David Velasquez" w:date="2025-11-29T18:15:00Z" w16du:dateUtc="2025-11-29T23:15:00Z">
        <w:r w:rsidRPr="00630662" w:rsidDel="00A56A75">
          <w:rPr>
            <w:spacing w:val="-5"/>
            <w:sz w:val="20"/>
            <w:szCs w:val="20"/>
            <w:lang w:val="en-US"/>
          </w:rPr>
          <w:delText xml:space="preserve"> recognizable thematic communities within the regional research ecosystem.</w:delText>
        </w:r>
      </w:del>
    </w:p>
    <w:p w14:paraId="72D28458" w14:textId="0C805C11" w:rsidR="005E0185" w:rsidDel="00A56A75" w:rsidRDefault="005E0185" w:rsidP="005E0185">
      <w:pPr>
        <w:ind w:firstLine="284"/>
        <w:rPr>
          <w:del w:id="184" w:author="Juan David Velasquez" w:date="2025-11-29T18:16:00Z" w16du:dateUtc="2025-11-29T23:16:00Z"/>
          <w:spacing w:val="-5"/>
          <w:sz w:val="20"/>
          <w:szCs w:val="20"/>
          <w:lang w:val="en-US"/>
        </w:rPr>
      </w:pPr>
    </w:p>
    <w:p w14:paraId="7A6EF498" w14:textId="55DA17B5" w:rsidR="005E0185" w:rsidDel="00A56A75" w:rsidRDefault="005E0185" w:rsidP="003A3488">
      <w:pPr>
        <w:ind w:firstLine="284"/>
        <w:rPr>
          <w:del w:id="185" w:author="Juan David Velasquez" w:date="2025-11-29T18:17:00Z" w16du:dateUtc="2025-11-29T23:17:00Z"/>
          <w:spacing w:val="-5"/>
          <w:sz w:val="20"/>
          <w:szCs w:val="20"/>
          <w:lang w:val="en-US"/>
        </w:rPr>
      </w:pPr>
    </w:p>
    <w:p w14:paraId="6B6CA0C8" w14:textId="7CF58FF4" w:rsidR="00284229" w:rsidDel="00A56A75" w:rsidRDefault="008B1A99" w:rsidP="00284229">
      <w:pPr>
        <w:pStyle w:val="Ttulo2"/>
        <w:rPr>
          <w:del w:id="186" w:author="Juan David Velasquez" w:date="2025-11-29T18:17:00Z" w16du:dateUtc="2025-11-29T23:17:00Z"/>
        </w:rPr>
      </w:pPr>
      <w:del w:id="187" w:author="Juan David Velasquez" w:date="2025-11-29T18:17:00Z" w16du:dateUtc="2025-11-29T23:17:00Z">
        <w:r w:rsidRPr="008B1A99" w:rsidDel="00A56A75">
          <w:delText>Thematic clustering of SciELO engineering journals</w:delText>
        </w:r>
      </w:del>
    </w:p>
    <w:p w14:paraId="343BCDDF" w14:textId="73A08D48" w:rsidR="00177844" w:rsidDel="00A56A75" w:rsidRDefault="00177844" w:rsidP="000A6D6A">
      <w:pPr>
        <w:ind w:firstLine="284"/>
        <w:rPr>
          <w:del w:id="188" w:author="Juan David Velasquez" w:date="2025-11-29T18:17:00Z" w16du:dateUtc="2025-11-29T23:17:00Z"/>
          <w:b/>
          <w:bCs/>
          <w:spacing w:val="-5"/>
          <w:sz w:val="20"/>
          <w:szCs w:val="20"/>
          <w:lang w:val="en-US"/>
        </w:rPr>
      </w:pPr>
    </w:p>
    <w:p w14:paraId="1D890BB5" w14:textId="1224B889" w:rsidR="00284229" w:rsidDel="00A56A75" w:rsidRDefault="00FA185E" w:rsidP="000A6D6A">
      <w:pPr>
        <w:ind w:firstLine="284"/>
        <w:rPr>
          <w:del w:id="189" w:author="Juan David Velasquez" w:date="2025-11-29T18:17:00Z" w16du:dateUtc="2025-11-29T23:17:00Z"/>
          <w:spacing w:val="-5"/>
          <w:sz w:val="20"/>
          <w:szCs w:val="20"/>
          <w:lang w:val="en-US"/>
        </w:rPr>
      </w:pPr>
      <w:del w:id="190" w:author="Juan David Velasquez" w:date="2025-11-29T18:17:00Z" w16du:dateUtc="2025-11-29T23:17:00Z">
        <w:r w:rsidRPr="00FA185E" w:rsidDel="00A56A75">
          <w:rPr>
            <w:b/>
            <w:bCs/>
            <w:spacing w:val="-5"/>
            <w:sz w:val="20"/>
            <w:szCs w:val="20"/>
            <w:lang w:val="en-US"/>
          </w:rPr>
          <w:delText>Fig. 4</w:delText>
        </w:r>
        <w:r w:rsidRPr="00FA185E" w:rsidDel="00A56A75">
          <w:rPr>
            <w:spacing w:val="-5"/>
            <w:sz w:val="20"/>
            <w:szCs w:val="20"/>
            <w:lang w:val="en-US"/>
          </w:rPr>
          <w:delText xml:space="preserve"> presents a correlation map of SciELO engineering journals based on the cleaned author keywords</w:delText>
        </w:r>
        <w:r w:rsidR="008E5412" w:rsidDel="00A56A75">
          <w:rPr>
            <w:spacing w:val="-5"/>
            <w:sz w:val="20"/>
            <w:szCs w:val="20"/>
            <w:lang w:val="en-US"/>
          </w:rPr>
          <w:delText>,</w:delText>
        </w:r>
        <w:r w:rsidRPr="00FA185E" w:rsidDel="00A56A75">
          <w:rPr>
            <w:spacing w:val="-5"/>
            <w:sz w:val="20"/>
            <w:szCs w:val="20"/>
            <w:lang w:val="en-US"/>
          </w:rPr>
          <w:delText xml:space="preserve"> </w:delText>
        </w:r>
        <w:r w:rsidR="008E5412" w:rsidDel="00A56A75">
          <w:rPr>
            <w:spacing w:val="-5"/>
            <w:sz w:val="20"/>
            <w:szCs w:val="20"/>
            <w:lang w:val="en-US"/>
          </w:rPr>
          <w:delText>which serve</w:delText>
        </w:r>
        <w:r w:rsidRPr="00FA185E" w:rsidDel="00A56A75">
          <w:rPr>
            <w:spacing w:val="-5"/>
            <w:sz w:val="20"/>
            <w:szCs w:val="20"/>
            <w:lang w:val="en-US"/>
          </w:rPr>
          <w:delText xml:space="preserve"> as the cross-variable. The size of each node is proportional to the number of documents published by the corresponding journal</w:delText>
        </w:r>
        <w:r w:rsidDel="00A56A75">
          <w:rPr>
            <w:spacing w:val="-5"/>
            <w:sz w:val="20"/>
            <w:szCs w:val="20"/>
            <w:lang w:val="en-US"/>
          </w:rPr>
          <w:delText>. At the same time,</w:delText>
        </w:r>
        <w:r w:rsidRPr="00FA185E" w:rsidDel="00A56A75">
          <w:rPr>
            <w:spacing w:val="-5"/>
            <w:sz w:val="20"/>
            <w:szCs w:val="20"/>
            <w:lang w:val="en-US"/>
          </w:rPr>
          <w:delText xml:space="preserve"> the width and intensity of the connecting lines reflect the strength of the cross-correlations between journals. The map reveals a well-defined core of closely interrelated journals actively publish</w:delText>
        </w:r>
      </w:del>
      <w:del w:id="191" w:author="Juan David Velasquez" w:date="2025-11-29T17:50:00Z" w16du:dateUtc="2025-11-29T22:50:00Z">
        <w:r w:rsidDel="005904B9">
          <w:rPr>
            <w:spacing w:val="-5"/>
            <w:sz w:val="20"/>
            <w:szCs w:val="20"/>
            <w:lang w:val="en-US"/>
          </w:rPr>
          <w:delText>ed</w:delText>
        </w:r>
      </w:del>
      <w:del w:id="192" w:author="Juan David Velasquez" w:date="2025-11-29T18:17:00Z" w16du:dateUtc="2025-11-29T23:17:00Z">
        <w:r w:rsidRPr="00FA185E" w:rsidDel="00A56A75">
          <w:rPr>
            <w:spacing w:val="-5"/>
            <w:sz w:val="20"/>
            <w:szCs w:val="20"/>
            <w:lang w:val="en-US"/>
          </w:rPr>
          <w:delText xml:space="preserve"> in engineering fields. This core includes journals such as DYNA</w:delText>
        </w:r>
        <w:r w:rsidDel="00A56A75">
          <w:rPr>
            <w:spacing w:val="-5"/>
            <w:sz w:val="20"/>
            <w:szCs w:val="20"/>
            <w:lang w:val="en-US"/>
          </w:rPr>
          <w:delText>,</w:delText>
        </w:r>
        <w:r w:rsidRPr="00FA185E" w:rsidDel="00A56A75">
          <w:rPr>
            <w:spacing w:val="-5"/>
            <w:sz w:val="20"/>
            <w:szCs w:val="20"/>
            <w:lang w:val="en-US"/>
          </w:rPr>
          <w:delText xml:space="preserve"> </w:delText>
        </w:r>
        <w:r w:rsidR="00ED72AE" w:rsidRPr="00FA185E" w:rsidDel="00A56A75">
          <w:rPr>
            <w:spacing w:val="-5"/>
            <w:sz w:val="20"/>
            <w:szCs w:val="20"/>
            <w:lang w:val="en-US"/>
          </w:rPr>
          <w:delText>BOLET</w:delText>
        </w:r>
        <w:r w:rsidR="00ED72AE" w:rsidDel="00A56A75">
          <w:rPr>
            <w:spacing w:val="-5"/>
            <w:sz w:val="20"/>
            <w:szCs w:val="20"/>
            <w:lang w:val="en-US"/>
          </w:rPr>
          <w:delText>I</w:delText>
        </w:r>
        <w:r w:rsidR="00ED72AE" w:rsidRPr="00FA185E" w:rsidDel="00A56A75">
          <w:rPr>
            <w:spacing w:val="-5"/>
            <w:sz w:val="20"/>
            <w:szCs w:val="20"/>
            <w:lang w:val="en-US"/>
          </w:rPr>
          <w:delText>N T</w:delText>
        </w:r>
        <w:r w:rsidR="00ED72AE" w:rsidDel="00A56A75">
          <w:rPr>
            <w:spacing w:val="-5"/>
            <w:sz w:val="20"/>
            <w:szCs w:val="20"/>
            <w:lang w:val="en-US"/>
          </w:rPr>
          <w:delText>E</w:delText>
        </w:r>
        <w:r w:rsidR="00ED72AE" w:rsidRPr="00FA185E" w:rsidDel="00A56A75">
          <w:rPr>
            <w:spacing w:val="-5"/>
            <w:sz w:val="20"/>
            <w:szCs w:val="20"/>
            <w:lang w:val="en-US"/>
          </w:rPr>
          <w:delText>CNICO</w:delText>
        </w:r>
        <w:r w:rsidDel="00A56A75">
          <w:rPr>
            <w:spacing w:val="-5"/>
            <w:sz w:val="20"/>
            <w:szCs w:val="20"/>
            <w:lang w:val="en-US"/>
          </w:rPr>
          <w:delText>,</w:delText>
        </w:r>
        <w:r w:rsidRPr="00FA185E" w:rsidDel="00A56A75">
          <w:rPr>
            <w:spacing w:val="-5"/>
            <w:sz w:val="20"/>
            <w:szCs w:val="20"/>
            <w:lang w:val="en-US"/>
          </w:rPr>
          <w:delText xml:space="preserve"> and</w:delText>
        </w:r>
        <w:r w:rsidR="00ED72AE" w:rsidRPr="00FA185E" w:rsidDel="00A56A75">
          <w:rPr>
            <w:spacing w:val="-5"/>
            <w:sz w:val="20"/>
            <w:szCs w:val="20"/>
            <w:lang w:val="en-US"/>
          </w:rPr>
          <w:delText xml:space="preserve"> COMPUT SIST</w:delText>
        </w:r>
        <w:r w:rsidR="00ED72AE" w:rsidDel="00A56A75">
          <w:rPr>
            <w:spacing w:val="-5"/>
            <w:sz w:val="20"/>
            <w:szCs w:val="20"/>
            <w:lang w:val="en-US"/>
          </w:rPr>
          <w:delText>.</w:delText>
        </w:r>
        <w:r w:rsidRPr="00FA185E" w:rsidDel="00A56A75">
          <w:rPr>
            <w:spacing w:val="-5"/>
            <w:sz w:val="20"/>
            <w:szCs w:val="20"/>
            <w:lang w:val="en-US"/>
          </w:rPr>
          <w:delText xml:space="preserve"> In contrast, journals like </w:delText>
        </w:r>
        <w:r w:rsidR="00ED72AE" w:rsidRPr="00FA185E" w:rsidDel="00A56A75">
          <w:rPr>
            <w:spacing w:val="-5"/>
            <w:sz w:val="20"/>
            <w:szCs w:val="20"/>
            <w:lang w:val="en-US"/>
          </w:rPr>
          <w:delText>TERRA LATINOAM</w:delText>
        </w:r>
        <w:r w:rsidRPr="00FA185E" w:rsidDel="00A56A75">
          <w:rPr>
            <w:spacing w:val="-5"/>
            <w:sz w:val="20"/>
            <w:szCs w:val="20"/>
            <w:lang w:val="en-US"/>
          </w:rPr>
          <w:delText xml:space="preserve"> and </w:delText>
        </w:r>
        <w:r w:rsidR="00ED72AE" w:rsidDel="00A56A75">
          <w:rPr>
            <w:spacing w:val="-5"/>
            <w:sz w:val="20"/>
            <w:szCs w:val="20"/>
            <w:lang w:val="en-US"/>
          </w:rPr>
          <w:delText>PAP PHYS</w:delText>
        </w:r>
        <w:r w:rsidRPr="00FA185E" w:rsidDel="00A56A75">
          <w:rPr>
            <w:spacing w:val="-5"/>
            <w:sz w:val="20"/>
            <w:szCs w:val="20"/>
            <w:lang w:val="en-US"/>
          </w:rPr>
          <w:delText xml:space="preserve"> appear on the periphery of the </w:delText>
        </w:r>
        <w:r w:rsidDel="00A56A75">
          <w:rPr>
            <w:spacing w:val="-5"/>
            <w:sz w:val="20"/>
            <w:szCs w:val="20"/>
            <w:lang w:val="en-US"/>
          </w:rPr>
          <w:delText xml:space="preserve">correlation </w:delText>
        </w:r>
        <w:r w:rsidRPr="00FA185E" w:rsidDel="00A56A75">
          <w:rPr>
            <w:spacing w:val="-5"/>
            <w:sz w:val="20"/>
            <w:szCs w:val="20"/>
            <w:lang w:val="en-US"/>
          </w:rPr>
          <w:delText xml:space="preserve">map, </w:delText>
        </w:r>
      </w:del>
      <w:del w:id="193" w:author="Juan David Velasquez" w:date="2025-11-29T17:50:00Z" w16du:dateUtc="2025-11-29T22:50:00Z">
        <w:r w:rsidRPr="00FA185E" w:rsidDel="005904B9">
          <w:rPr>
            <w:spacing w:val="-5"/>
            <w:sz w:val="20"/>
            <w:szCs w:val="20"/>
            <w:lang w:val="en-US"/>
          </w:rPr>
          <w:delText>indica</w:delText>
        </w:r>
      </w:del>
      <w:del w:id="194" w:author="Juan David Velasquez" w:date="2025-11-29T18:17:00Z" w16du:dateUtc="2025-11-29T23:17:00Z">
        <w:r w:rsidRPr="00FA185E" w:rsidDel="00A56A75">
          <w:rPr>
            <w:spacing w:val="-5"/>
            <w:sz w:val="20"/>
            <w:szCs w:val="20"/>
            <w:lang w:val="en-US"/>
          </w:rPr>
          <w:delText xml:space="preserve">ting that their thematic focus diverges from the </w:delText>
        </w:r>
      </w:del>
      <w:del w:id="195" w:author="Juan David Velasquez" w:date="2025-11-29T17:50:00Z" w16du:dateUtc="2025-11-29T22:50:00Z">
        <w:r w:rsidRPr="00FA185E" w:rsidDel="005904B9">
          <w:rPr>
            <w:spacing w:val="-5"/>
            <w:sz w:val="20"/>
            <w:szCs w:val="20"/>
            <w:lang w:val="en-US"/>
          </w:rPr>
          <w:delText xml:space="preserve">central topics shared by the </w:delText>
        </w:r>
      </w:del>
      <w:del w:id="196" w:author="Juan David Velasquez" w:date="2025-11-29T18:17:00Z" w16du:dateUtc="2025-11-29T23:17:00Z">
        <w:r w:rsidRPr="00FA185E" w:rsidDel="00A56A75">
          <w:rPr>
            <w:spacing w:val="-5"/>
            <w:sz w:val="20"/>
            <w:szCs w:val="20"/>
            <w:lang w:val="en-US"/>
          </w:rPr>
          <w:delText xml:space="preserve">core journals. </w:delText>
        </w:r>
        <w:r w:rsidDel="00A56A75">
          <w:rPr>
            <w:spacing w:val="-5"/>
            <w:sz w:val="20"/>
            <w:szCs w:val="20"/>
            <w:lang w:val="en-US"/>
          </w:rPr>
          <w:delText>T</w:delText>
        </w:r>
        <w:r w:rsidRPr="00FA185E" w:rsidDel="00A56A75">
          <w:rPr>
            <w:spacing w:val="-5"/>
            <w:sz w:val="20"/>
            <w:szCs w:val="20"/>
            <w:lang w:val="en-US"/>
          </w:rPr>
          <w:delText xml:space="preserve">he map highlights a strong correlation between </w:delText>
        </w:r>
        <w:r w:rsidR="00ED72AE" w:rsidDel="00A56A75">
          <w:rPr>
            <w:spacing w:val="-5"/>
            <w:sz w:val="20"/>
            <w:szCs w:val="20"/>
            <w:lang w:val="en-US"/>
          </w:rPr>
          <w:delText>ANAL INVEST ARQUIT</w:delText>
        </w:r>
        <w:r w:rsidRPr="00FA185E" w:rsidDel="00A56A75">
          <w:rPr>
            <w:spacing w:val="-5"/>
            <w:sz w:val="20"/>
            <w:szCs w:val="20"/>
            <w:lang w:val="en-US"/>
          </w:rPr>
          <w:delText xml:space="preserve"> and </w:delText>
        </w:r>
        <w:r w:rsidR="00ED72AE" w:rsidDel="00A56A75">
          <w:rPr>
            <w:spacing w:val="-5"/>
            <w:sz w:val="20"/>
            <w:szCs w:val="20"/>
            <w:lang w:val="en-US"/>
          </w:rPr>
          <w:delText>ESTOA,</w:delText>
        </w:r>
        <w:r w:rsidRPr="00FA185E" w:rsidDel="00A56A75">
          <w:rPr>
            <w:spacing w:val="-5"/>
            <w:sz w:val="20"/>
            <w:szCs w:val="20"/>
            <w:lang w:val="en-US"/>
          </w:rPr>
          <w:delText xml:space="preserve"> suggesting a shared thematic scope or overlapping research interests within a specific subfield.</w:delText>
        </w:r>
      </w:del>
    </w:p>
    <w:p w14:paraId="77514FE6" w14:textId="77777777" w:rsidR="005E0185" w:rsidRDefault="005E0185" w:rsidP="000A6D6A">
      <w:pPr>
        <w:ind w:firstLine="284"/>
        <w:rPr>
          <w:spacing w:val="-5"/>
          <w:sz w:val="20"/>
          <w:szCs w:val="20"/>
          <w:lang w:val="en-US"/>
        </w:rPr>
      </w:pPr>
    </w:p>
    <w:p w14:paraId="5863E6CD" w14:textId="77777777" w:rsidR="005E0185" w:rsidRDefault="005E0185" w:rsidP="005E0185">
      <w:pPr>
        <w:ind w:firstLine="284"/>
        <w:rPr>
          <w:spacing w:val="-5"/>
          <w:sz w:val="20"/>
          <w:szCs w:val="20"/>
          <w:lang w:val="en-US"/>
        </w:rPr>
      </w:pPr>
    </w:p>
    <w:p w14:paraId="0B9A20EA" w14:textId="77777777" w:rsidR="005E0185" w:rsidRDefault="005E0185" w:rsidP="005E0185">
      <w:pPr>
        <w:pStyle w:val="Ttulo3"/>
      </w:pPr>
      <w:r w:rsidRPr="00CC18BB">
        <w:t>Thematic affinities</w:t>
      </w:r>
    </w:p>
    <w:p w14:paraId="32ED6DB3" w14:textId="77777777" w:rsidR="005E0185" w:rsidRDefault="005E0185" w:rsidP="005E0185">
      <w:pPr>
        <w:ind w:firstLine="284"/>
        <w:rPr>
          <w:spacing w:val="-5"/>
          <w:sz w:val="20"/>
          <w:szCs w:val="20"/>
          <w:lang w:val="en-US"/>
        </w:rPr>
      </w:pPr>
    </w:p>
    <w:p w14:paraId="59964ACF" w14:textId="55821527" w:rsidR="005E0185" w:rsidRPr="00BF5259" w:rsidRDefault="005E0185" w:rsidP="005E0185">
      <w:pPr>
        <w:ind w:firstLine="284"/>
        <w:rPr>
          <w:spacing w:val="-5"/>
          <w:sz w:val="20"/>
          <w:szCs w:val="20"/>
          <w:lang w:val="en-US"/>
        </w:rPr>
      </w:pPr>
      <w:r w:rsidRPr="00BF5259">
        <w:rPr>
          <w:spacing w:val="-5"/>
          <w:sz w:val="20"/>
          <w:szCs w:val="20"/>
          <w:lang w:val="en-US"/>
        </w:rPr>
        <w:t>A journal coupling network is a bibliometric structure in which links between journals are established based on the number of shared references they cite</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ZOTERO_TEMP </w:instrText>
      </w:r>
      <w:r>
        <w:rPr>
          <w:spacing w:val="-5"/>
          <w:sz w:val="20"/>
          <w:szCs w:val="20"/>
          <w:lang w:val="en-US"/>
        </w:rPr>
        <w:fldChar w:fldCharType="separate"/>
      </w:r>
      <w:r>
        <w:rPr>
          <w:noProof/>
          <w:spacing w:val="-5"/>
          <w:sz w:val="20"/>
          <w:szCs w:val="20"/>
          <w:lang w:val="en-US"/>
        </w:rPr>
        <w:t>[15], [16], [17]</w:t>
      </w:r>
      <w:r>
        <w:rPr>
          <w:spacing w:val="-5"/>
          <w:sz w:val="20"/>
          <w:szCs w:val="20"/>
          <w:lang w:val="en-US"/>
        </w:rPr>
        <w:fldChar w:fldCharType="end"/>
      </w:r>
      <w:r w:rsidRPr="00BF5259">
        <w:rPr>
          <w:spacing w:val="-5"/>
          <w:sz w:val="20"/>
          <w:szCs w:val="20"/>
          <w:lang w:val="en-US"/>
        </w:rPr>
        <w:t xml:space="preserve">. The more two journals cite the same sources, the stronger their </w:t>
      </w:r>
      <w:r>
        <w:rPr>
          <w:spacing w:val="-5"/>
          <w:sz w:val="20"/>
          <w:szCs w:val="20"/>
          <w:lang w:val="en-US"/>
        </w:rPr>
        <w:t xml:space="preserve">coupling </w:t>
      </w:r>
      <w:r>
        <w:rPr>
          <w:spacing w:val="-5"/>
          <w:sz w:val="20"/>
          <w:szCs w:val="20"/>
          <w:lang w:val="en-US"/>
        </w:rPr>
        <w:t>relationship</w:t>
      </w:r>
      <w:r w:rsidRPr="00BF5259">
        <w:rPr>
          <w:spacing w:val="-5"/>
          <w:sz w:val="20"/>
          <w:szCs w:val="20"/>
          <w:lang w:val="en-US"/>
        </w:rPr>
        <w:t xml:space="preserve">. This method reveals similarities in the intellectual </w:t>
      </w:r>
      <w:ins w:id="197" w:author="Juan David Velasquez" w:date="2025-11-29T18:10:00Z" w16du:dateUtc="2025-11-29T23:10:00Z">
        <w:r w:rsidR="003F093A">
          <w:rPr>
            <w:spacing w:val="-5"/>
            <w:sz w:val="20"/>
            <w:szCs w:val="20"/>
            <w:lang w:val="en-US"/>
          </w:rPr>
          <w:t>foundations and thematic orientations of journals, regardless of whether they cite each other directly.</w:t>
        </w:r>
      </w:ins>
      <w:del w:id="198" w:author="Juan David Velasquez" w:date="2025-11-29T18:10:00Z" w16du:dateUtc="2025-11-29T23:10:00Z">
        <w:r w:rsidRPr="00BF5259" w:rsidDel="003F093A">
          <w:rPr>
            <w:spacing w:val="-5"/>
            <w:sz w:val="20"/>
            <w:szCs w:val="20"/>
            <w:lang w:val="en-US"/>
          </w:rPr>
          <w:delText>base and thematic orientation of journals, regardless of whether they directly cite each other.</w:delText>
        </w:r>
      </w:del>
      <w:r w:rsidRPr="00BF5259">
        <w:rPr>
          <w:spacing w:val="-5"/>
          <w:sz w:val="20"/>
          <w:szCs w:val="20"/>
          <w:lang w:val="en-US"/>
        </w:rPr>
        <w:t xml:space="preserve"> </w:t>
      </w:r>
      <w:r>
        <w:rPr>
          <w:spacing w:val="-5"/>
          <w:sz w:val="20"/>
          <w:szCs w:val="20"/>
          <w:lang w:val="en-US"/>
        </w:rPr>
        <w:t>T</w:t>
      </w:r>
      <w:r w:rsidRPr="00BF5259">
        <w:rPr>
          <w:spacing w:val="-5"/>
          <w:sz w:val="20"/>
          <w:szCs w:val="20"/>
          <w:lang w:val="en-US"/>
        </w:rPr>
        <w:t>his study</w:t>
      </w:r>
      <w:r>
        <w:rPr>
          <w:spacing w:val="-5"/>
          <w:sz w:val="20"/>
          <w:szCs w:val="20"/>
          <w:lang w:val="en-US"/>
        </w:rPr>
        <w:t xml:space="preserve"> constructed the coupling network</w:t>
      </w:r>
      <w:r w:rsidRPr="00BF5259">
        <w:rPr>
          <w:spacing w:val="-5"/>
          <w:sz w:val="20"/>
          <w:szCs w:val="20"/>
          <w:lang w:val="en-US"/>
        </w:rPr>
        <w:t xml:space="preserve"> using journals indexed in both SciELO and Scopus. The Louvain algorithm identified four clusters, each representing a distinct thematic community based on shared citations.</w:t>
      </w:r>
    </w:p>
    <w:p w14:paraId="2B39C8E2" w14:textId="77777777" w:rsidR="005E0185" w:rsidRDefault="005E0185" w:rsidP="000A6D6A">
      <w:pPr>
        <w:ind w:firstLine="284"/>
        <w:rPr>
          <w:spacing w:val="-5"/>
          <w:sz w:val="20"/>
          <w:szCs w:val="20"/>
          <w:lang w:val="en-US"/>
        </w:rPr>
      </w:pPr>
    </w:p>
    <w:p w14:paraId="0ABC2532" w14:textId="77777777" w:rsidR="00423B7A" w:rsidRDefault="00423B7A" w:rsidP="00423B7A">
      <w:pPr>
        <w:ind w:firstLine="284"/>
        <w:rPr>
          <w:spacing w:val="-5"/>
          <w:sz w:val="20"/>
          <w:szCs w:val="20"/>
          <w:lang w:val="en-US"/>
        </w:rPr>
      </w:pPr>
    </w:p>
    <w:p w14:paraId="6EEBA08A" w14:textId="77777777" w:rsidR="00423B7A" w:rsidRDefault="00423B7A" w:rsidP="00423B7A">
      <w:pPr>
        <w:ind w:firstLine="284"/>
        <w:rPr>
          <w:spacing w:val="-5"/>
          <w:sz w:val="20"/>
          <w:szCs w:val="20"/>
          <w:lang w:val="en-US"/>
        </w:rPr>
        <w:sectPr w:rsidR="00423B7A" w:rsidSect="00016584">
          <w:type w:val="continuous"/>
          <w:pgSz w:w="12242" w:h="15842" w:code="1"/>
          <w:pgMar w:top="1247" w:right="958" w:bottom="1247" w:left="958" w:header="731" w:footer="709" w:gutter="397"/>
          <w:cols w:num="2" w:space="227"/>
          <w:docGrid w:linePitch="360"/>
        </w:sectPr>
      </w:pPr>
    </w:p>
    <w:p w14:paraId="6092BEB3" w14:textId="77777777" w:rsidR="00423B7A" w:rsidRDefault="00423B7A" w:rsidP="00423B7A">
      <w:pPr>
        <w:rPr>
          <w:spacing w:val="-5"/>
          <w:sz w:val="20"/>
          <w:szCs w:val="20"/>
          <w:lang w:val="en-US"/>
        </w:rPr>
      </w:pPr>
    </w:p>
    <w:p w14:paraId="78AAC31F" w14:textId="2840DF68" w:rsidR="00423B7A" w:rsidRDefault="00057193" w:rsidP="00016584">
      <w:pPr>
        <w:keepNext/>
        <w:keepLines/>
        <w:jc w:val="center"/>
        <w:rPr>
          <w:sz w:val="16"/>
          <w:szCs w:val="16"/>
          <w:lang w:val="en-US"/>
        </w:rPr>
      </w:pPr>
      <w:r w:rsidRPr="00057193">
        <w:rPr>
          <w:noProof/>
          <w:sz w:val="16"/>
          <w:szCs w:val="16"/>
          <w:lang w:val="en-US"/>
        </w:rPr>
        <w:drawing>
          <wp:inline distT="0" distB="0" distL="0" distR="0" wp14:anchorId="5BC7673B" wp14:editId="627BADF1">
            <wp:extent cx="5897788" cy="6098559"/>
            <wp:effectExtent l="0" t="0" r="0" b="0"/>
            <wp:docPr id="1541867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67120" name=""/>
                    <pic:cNvPicPr/>
                  </pic:nvPicPr>
                  <pic:blipFill>
                    <a:blip r:embed="rId17"/>
                    <a:stretch>
                      <a:fillRect/>
                    </a:stretch>
                  </pic:blipFill>
                  <pic:spPr>
                    <a:xfrm>
                      <a:off x="0" y="0"/>
                      <a:ext cx="5918733" cy="6120217"/>
                    </a:xfrm>
                    <a:prstGeom prst="rect">
                      <a:avLst/>
                    </a:prstGeom>
                  </pic:spPr>
                </pic:pic>
              </a:graphicData>
            </a:graphic>
          </wp:inline>
        </w:drawing>
      </w:r>
    </w:p>
    <w:p w14:paraId="4A0C8442" w14:textId="6BDC7124" w:rsidR="00423B7A" w:rsidRPr="00C55E17" w:rsidRDefault="00423B7A" w:rsidP="00423B7A">
      <w:pPr>
        <w:keepNext/>
        <w:keepLines/>
        <w:rPr>
          <w:sz w:val="16"/>
          <w:szCs w:val="16"/>
          <w:lang w:val="en-US"/>
        </w:rPr>
      </w:pPr>
      <w:r w:rsidRPr="00C55E17">
        <w:rPr>
          <w:sz w:val="16"/>
          <w:szCs w:val="16"/>
          <w:lang w:val="en-US"/>
        </w:rPr>
        <w:t xml:space="preserve">Figure </w:t>
      </w:r>
      <w:r w:rsidR="006A3A5C">
        <w:rPr>
          <w:sz w:val="16"/>
          <w:szCs w:val="16"/>
          <w:lang w:val="en-US"/>
        </w:rPr>
        <w:t>4</w:t>
      </w:r>
      <w:r w:rsidRPr="00C55E17">
        <w:rPr>
          <w:sz w:val="16"/>
          <w:szCs w:val="16"/>
          <w:lang w:val="en-US"/>
        </w:rPr>
        <w:t xml:space="preserve">. </w:t>
      </w:r>
      <w:r w:rsidRPr="00A040A5">
        <w:rPr>
          <w:sz w:val="16"/>
          <w:szCs w:val="16"/>
          <w:lang w:val="en-US"/>
        </w:rPr>
        <w:t xml:space="preserve">Correlation map of </w:t>
      </w:r>
      <w:r w:rsidR="00576B55">
        <w:rPr>
          <w:sz w:val="16"/>
          <w:szCs w:val="16"/>
          <w:lang w:val="en-US"/>
        </w:rPr>
        <w:t>the</w:t>
      </w:r>
      <w:r w:rsidRPr="00A040A5">
        <w:rPr>
          <w:sz w:val="16"/>
          <w:szCs w:val="16"/>
          <w:lang w:val="en-US"/>
        </w:rPr>
        <w:t xml:space="preserve"> </w:t>
      </w:r>
      <w:r>
        <w:rPr>
          <w:sz w:val="16"/>
          <w:szCs w:val="16"/>
          <w:lang w:val="en-US"/>
        </w:rPr>
        <w:t>engineering SciELO</w:t>
      </w:r>
      <w:r w:rsidRPr="00A040A5">
        <w:rPr>
          <w:sz w:val="16"/>
          <w:szCs w:val="16"/>
          <w:lang w:val="en-US"/>
        </w:rPr>
        <w:t xml:space="preserve"> journals</w:t>
      </w:r>
      <w:r w:rsidR="00576B55">
        <w:rPr>
          <w:sz w:val="16"/>
          <w:szCs w:val="16"/>
          <w:lang w:val="en-US"/>
        </w:rPr>
        <w:t xml:space="preserve"> based on the author keywords</w:t>
      </w:r>
      <w:r w:rsidRPr="00A040A5">
        <w:rPr>
          <w:sz w:val="16"/>
          <w:szCs w:val="16"/>
          <w:lang w:val="en-US"/>
        </w:rPr>
        <w:t>.</w:t>
      </w:r>
      <w:r w:rsidRPr="00C55E17">
        <w:rPr>
          <w:sz w:val="16"/>
          <w:szCs w:val="16"/>
          <w:lang w:val="en-US"/>
        </w:rPr>
        <w:t xml:space="preserve"> </w:t>
      </w:r>
    </w:p>
    <w:p w14:paraId="7CBBBE5C" w14:textId="4982C462" w:rsidR="00793E52" w:rsidRPr="00793E52" w:rsidRDefault="00423B7A" w:rsidP="00423B7A">
      <w:pPr>
        <w:keepNext/>
        <w:keepLines/>
        <w:rPr>
          <w:sz w:val="16"/>
          <w:szCs w:val="16"/>
          <w:lang w:val="en-US"/>
        </w:rPr>
      </w:pPr>
      <w:r w:rsidRPr="00C55E17">
        <w:rPr>
          <w:sz w:val="16"/>
          <w:szCs w:val="16"/>
          <w:lang w:val="en-US"/>
        </w:rPr>
        <w:t>Source: The authors.</w:t>
      </w:r>
    </w:p>
    <w:p w14:paraId="0BF385C6" w14:textId="77777777" w:rsidR="00793E52" w:rsidRDefault="00793E52" w:rsidP="00423B7A">
      <w:pPr>
        <w:ind w:firstLine="284"/>
        <w:rPr>
          <w:spacing w:val="-5"/>
          <w:sz w:val="20"/>
          <w:szCs w:val="20"/>
          <w:lang w:val="en-US"/>
        </w:rPr>
      </w:pPr>
    </w:p>
    <w:p w14:paraId="08D52A46" w14:textId="77777777" w:rsidR="00177844" w:rsidRDefault="00177844" w:rsidP="00423B7A">
      <w:pPr>
        <w:ind w:firstLine="284"/>
        <w:rPr>
          <w:spacing w:val="-5"/>
          <w:sz w:val="20"/>
          <w:szCs w:val="20"/>
          <w:lang w:val="en-US"/>
        </w:rPr>
        <w:sectPr w:rsidR="00177844" w:rsidSect="00423B7A">
          <w:type w:val="continuous"/>
          <w:pgSz w:w="12242" w:h="15842" w:code="1"/>
          <w:pgMar w:top="1247" w:right="958" w:bottom="1247" w:left="958" w:header="731" w:footer="709" w:gutter="397"/>
          <w:cols w:space="227"/>
          <w:titlePg/>
          <w:docGrid w:linePitch="360"/>
        </w:sectPr>
      </w:pPr>
    </w:p>
    <w:p w14:paraId="5458B665" w14:textId="77777777" w:rsidR="005E0185" w:rsidRDefault="005E0185" w:rsidP="005E0185">
      <w:pPr>
        <w:ind w:firstLine="284"/>
        <w:rPr>
          <w:spacing w:val="-5"/>
          <w:sz w:val="20"/>
          <w:szCs w:val="20"/>
          <w:lang w:val="en-US"/>
        </w:rPr>
      </w:pPr>
    </w:p>
    <w:p w14:paraId="6A5A112A" w14:textId="1EDB5EC8" w:rsidR="005E0185" w:rsidRDefault="005E0185" w:rsidP="005E0185">
      <w:pPr>
        <w:ind w:firstLine="284"/>
        <w:rPr>
          <w:spacing w:val="-5"/>
          <w:sz w:val="20"/>
          <w:szCs w:val="20"/>
          <w:lang w:val="en-US"/>
        </w:rPr>
      </w:pPr>
      <w:r w:rsidRPr="00D605D0">
        <w:rPr>
          <w:b/>
          <w:bCs/>
          <w:spacing w:val="-5"/>
          <w:sz w:val="20"/>
          <w:szCs w:val="20"/>
          <w:lang w:val="en-US"/>
        </w:rPr>
        <w:lastRenderedPageBreak/>
        <w:t>Fig. 7</w:t>
      </w:r>
      <w:r>
        <w:rPr>
          <w:spacing w:val="-5"/>
          <w:sz w:val="20"/>
          <w:szCs w:val="20"/>
          <w:lang w:val="en-US"/>
        </w:rPr>
        <w:t xml:space="preserve"> presents the obtained coupling network, which contains four clusters. </w:t>
      </w:r>
      <w:ins w:id="199" w:author="Juan David Velasquez" w:date="2025-11-29T17:53:00Z" w16du:dateUtc="2025-11-29T22:53:00Z">
        <w:r w:rsidR="00AA0A29" w:rsidRPr="00AA0A29">
          <w:rPr>
            <w:spacing w:val="-5"/>
            <w:sz w:val="20"/>
            <w:szCs w:val="20"/>
            <w:lang w:val="en-US"/>
          </w:rPr>
          <w:t xml:space="preserve">In the coupling network, each color corresponds to a cluster of journals </w:t>
        </w:r>
        <w:r w:rsidR="00937A9D">
          <w:rPr>
            <w:spacing w:val="-5"/>
            <w:sz w:val="20"/>
            <w:szCs w:val="20"/>
            <w:lang w:val="en-US"/>
          </w:rPr>
          <w:t>with</w:t>
        </w:r>
        <w:r w:rsidR="00AA0A29" w:rsidRPr="00AA0A29">
          <w:rPr>
            <w:spacing w:val="-5"/>
            <w:sz w:val="20"/>
            <w:szCs w:val="20"/>
            <w:lang w:val="en-US"/>
          </w:rPr>
          <w:t xml:space="preserve"> similar reference patterns, </w:t>
        </w:r>
        <w:r w:rsidR="00937A9D">
          <w:rPr>
            <w:spacing w:val="-5"/>
            <w:sz w:val="20"/>
            <w:szCs w:val="20"/>
            <w:lang w:val="en-US"/>
          </w:rPr>
          <w:t>and</w:t>
        </w:r>
        <w:r w:rsidR="00AA0A29" w:rsidRPr="00AA0A29">
          <w:rPr>
            <w:spacing w:val="-5"/>
            <w:sz w:val="20"/>
            <w:szCs w:val="20"/>
            <w:lang w:val="en-US"/>
          </w:rPr>
          <w:t xml:space="preserve"> edge thickness indicates the strength of bibliographic coupling between journals.</w:t>
        </w:r>
        <w:r w:rsidR="00AA0A29" w:rsidRPr="00AA0A29">
          <w:rPr>
            <w:spacing w:val="-5"/>
            <w:sz w:val="20"/>
            <w:szCs w:val="20"/>
            <w:lang w:val="en-US"/>
          </w:rPr>
          <w:t xml:space="preserve"> </w:t>
        </w:r>
        <w:r w:rsidR="00AA0A29">
          <w:rPr>
            <w:spacing w:val="-5"/>
            <w:sz w:val="20"/>
            <w:szCs w:val="20"/>
            <w:lang w:val="en-US"/>
          </w:rPr>
          <w:t xml:space="preserve"> </w:t>
        </w:r>
      </w:ins>
      <w:r>
        <w:rPr>
          <w:spacing w:val="-5"/>
          <w:sz w:val="20"/>
          <w:szCs w:val="20"/>
          <w:lang w:val="en-US"/>
        </w:rPr>
        <w:t>The first cluster</w:t>
      </w:r>
      <w:r w:rsidRPr="00BF5259">
        <w:rPr>
          <w:spacing w:val="-5"/>
          <w:sz w:val="20"/>
          <w:szCs w:val="20"/>
          <w:lang w:val="en-US"/>
        </w:rPr>
        <w:t xml:space="preserve">, the largest, includes general and applied engineering journals such as </w:t>
      </w:r>
      <w:r>
        <w:rPr>
          <w:spacing w:val="-5"/>
          <w:sz w:val="20"/>
          <w:szCs w:val="20"/>
          <w:lang w:val="en-US"/>
        </w:rPr>
        <w:t>FORM UNIV</w:t>
      </w:r>
      <w:r w:rsidRPr="00BF5259">
        <w:rPr>
          <w:spacing w:val="-5"/>
          <w:sz w:val="20"/>
          <w:szCs w:val="20"/>
          <w:lang w:val="en-US"/>
        </w:rPr>
        <w:t xml:space="preserve">, J APPL RES TECHNOL, COMPUT SIST, </w:t>
      </w:r>
      <w:r>
        <w:rPr>
          <w:spacing w:val="-5"/>
          <w:sz w:val="20"/>
          <w:szCs w:val="20"/>
          <w:lang w:val="en-US"/>
        </w:rPr>
        <w:t>and</w:t>
      </w:r>
      <w:r w:rsidRPr="00BF5259">
        <w:rPr>
          <w:spacing w:val="-5"/>
          <w:sz w:val="20"/>
          <w:szCs w:val="20"/>
          <w:lang w:val="en-US"/>
        </w:rPr>
        <w:t xml:space="preserve"> INGEN INVEST, reflecting a core of publications grounded in multidisciplinary engineering education, technology, and construction. </w:t>
      </w:r>
      <w:r>
        <w:rPr>
          <w:spacing w:val="-5"/>
          <w:sz w:val="20"/>
          <w:szCs w:val="20"/>
          <w:lang w:val="en-US"/>
        </w:rPr>
        <w:t>The second cluster</w:t>
      </w:r>
      <w:r w:rsidRPr="00BF5259">
        <w:rPr>
          <w:spacing w:val="-5"/>
          <w:sz w:val="20"/>
          <w:szCs w:val="20"/>
          <w:lang w:val="en-US"/>
        </w:rPr>
        <w:t xml:space="preserve"> features journals like </w:t>
      </w:r>
      <w:r>
        <w:rPr>
          <w:spacing w:val="-5"/>
          <w:sz w:val="20"/>
          <w:szCs w:val="20"/>
          <w:lang w:val="en-US"/>
        </w:rPr>
        <w:t>INF TECHNOL</w:t>
      </w:r>
      <w:r w:rsidRPr="00BF5259">
        <w:rPr>
          <w:spacing w:val="-5"/>
          <w:sz w:val="20"/>
          <w:szCs w:val="20"/>
          <w:lang w:val="en-US"/>
        </w:rPr>
        <w:t>, INTERCIENCIA, and R</w:t>
      </w:r>
      <w:r>
        <w:rPr>
          <w:spacing w:val="-5"/>
          <w:sz w:val="20"/>
          <w:szCs w:val="20"/>
          <w:lang w:val="en-US"/>
        </w:rPr>
        <w:t>EV</w:t>
      </w:r>
      <w:r w:rsidRPr="00BF5259">
        <w:rPr>
          <w:spacing w:val="-5"/>
          <w:sz w:val="20"/>
          <w:szCs w:val="20"/>
          <w:lang w:val="en-US"/>
        </w:rPr>
        <w:t xml:space="preserve"> F</w:t>
      </w:r>
      <w:r>
        <w:rPr>
          <w:spacing w:val="-5"/>
          <w:sz w:val="20"/>
          <w:szCs w:val="20"/>
          <w:lang w:val="en-US"/>
        </w:rPr>
        <w:t>AC</w:t>
      </w:r>
      <w:r w:rsidRPr="00BF5259">
        <w:rPr>
          <w:spacing w:val="-5"/>
          <w:sz w:val="20"/>
          <w:szCs w:val="20"/>
          <w:lang w:val="en-US"/>
        </w:rPr>
        <w:t xml:space="preserve"> I</w:t>
      </w:r>
      <w:r>
        <w:rPr>
          <w:spacing w:val="-5"/>
          <w:sz w:val="20"/>
          <w:szCs w:val="20"/>
          <w:lang w:val="en-US"/>
        </w:rPr>
        <w:t>NG,</w:t>
      </w:r>
      <w:r w:rsidRPr="00BF5259">
        <w:rPr>
          <w:spacing w:val="-5"/>
          <w:sz w:val="20"/>
          <w:szCs w:val="20"/>
          <w:lang w:val="en-US"/>
        </w:rPr>
        <w:t xml:space="preserve"> suggesting a group focused on innovation, institutional research, and technology management. </w:t>
      </w:r>
      <w:r>
        <w:rPr>
          <w:spacing w:val="-5"/>
          <w:sz w:val="20"/>
          <w:szCs w:val="20"/>
          <w:lang w:val="en-US"/>
        </w:rPr>
        <w:t xml:space="preserve">The third </w:t>
      </w:r>
      <w:r>
        <w:rPr>
          <w:spacing w:val="-5"/>
          <w:sz w:val="20"/>
          <w:szCs w:val="20"/>
          <w:lang w:val="en-US"/>
        </w:rPr>
        <w:t>cluster</w:t>
      </w:r>
      <w:r w:rsidRPr="00BF5259">
        <w:rPr>
          <w:spacing w:val="-5"/>
          <w:sz w:val="20"/>
          <w:szCs w:val="20"/>
          <w:lang w:val="en-US"/>
        </w:rPr>
        <w:t xml:space="preserve"> brings together journals such as REV MEX ING QU</w:t>
      </w:r>
      <w:r>
        <w:rPr>
          <w:spacing w:val="-5"/>
          <w:sz w:val="20"/>
          <w:szCs w:val="20"/>
          <w:lang w:val="en-US"/>
        </w:rPr>
        <w:t>I</w:t>
      </w:r>
      <w:r w:rsidRPr="00BF5259">
        <w:rPr>
          <w:spacing w:val="-5"/>
          <w:sz w:val="20"/>
          <w:szCs w:val="20"/>
          <w:lang w:val="en-US"/>
        </w:rPr>
        <w:t xml:space="preserve">MICA, ELECTRON J BIOTECHNOL, </w:t>
      </w:r>
      <w:r>
        <w:rPr>
          <w:spacing w:val="-5"/>
          <w:sz w:val="20"/>
          <w:szCs w:val="20"/>
          <w:lang w:val="en-US"/>
        </w:rPr>
        <w:t xml:space="preserve">and </w:t>
      </w:r>
      <w:r w:rsidRPr="00BF5259">
        <w:rPr>
          <w:spacing w:val="-5"/>
          <w:sz w:val="20"/>
          <w:szCs w:val="20"/>
          <w:lang w:val="en-US"/>
        </w:rPr>
        <w:t xml:space="preserve">TERRA LATINOAM, indicating a strong thematic alignment with chemical engineering, biotechnology, and environmental sciences. </w:t>
      </w:r>
      <w:r>
        <w:rPr>
          <w:spacing w:val="-5"/>
          <w:sz w:val="20"/>
          <w:szCs w:val="20"/>
          <w:lang w:val="en-US"/>
        </w:rPr>
        <w:t>The fourth cluster group,</w:t>
      </w:r>
      <w:r w:rsidRPr="00BF5259">
        <w:rPr>
          <w:spacing w:val="-5"/>
          <w:sz w:val="20"/>
          <w:szCs w:val="20"/>
          <w:lang w:val="en-US"/>
        </w:rPr>
        <w:t xml:space="preserve"> </w:t>
      </w:r>
      <w:r>
        <w:rPr>
          <w:spacing w:val="-5"/>
          <w:sz w:val="20"/>
          <w:szCs w:val="20"/>
          <w:lang w:val="en-US"/>
        </w:rPr>
        <w:t xml:space="preserve">comprised of </w:t>
      </w:r>
      <w:r w:rsidRPr="00630662">
        <w:rPr>
          <w:spacing w:val="-5"/>
          <w:sz w:val="20"/>
          <w:szCs w:val="20"/>
          <w:lang w:val="en-US"/>
        </w:rPr>
        <w:t>CT</w:t>
      </w:r>
      <w:r>
        <w:rPr>
          <w:spacing w:val="-5"/>
          <w:sz w:val="20"/>
          <w:szCs w:val="20"/>
          <w:lang w:val="en-US"/>
        </w:rPr>
        <w:t>Y</w:t>
      </w:r>
      <w:r w:rsidRPr="00630662">
        <w:rPr>
          <w:spacing w:val="-5"/>
          <w:sz w:val="20"/>
          <w:szCs w:val="20"/>
          <w:lang w:val="en-US"/>
        </w:rPr>
        <w:t>F CIENC TECNOL FUTURO</w:t>
      </w:r>
      <w:r w:rsidRPr="00BF5259">
        <w:rPr>
          <w:spacing w:val="-5"/>
          <w:sz w:val="20"/>
          <w:szCs w:val="20"/>
          <w:lang w:val="en-US"/>
        </w:rPr>
        <w:t xml:space="preserve"> and DYNA, form</w:t>
      </w:r>
      <w:r>
        <w:rPr>
          <w:spacing w:val="-5"/>
          <w:sz w:val="20"/>
          <w:szCs w:val="20"/>
          <w:lang w:val="en-US"/>
        </w:rPr>
        <w:t>s</w:t>
      </w:r>
      <w:r w:rsidRPr="00BF5259">
        <w:rPr>
          <w:spacing w:val="-5"/>
          <w:sz w:val="20"/>
          <w:szCs w:val="20"/>
          <w:lang w:val="en-US"/>
        </w:rPr>
        <w:t xml:space="preserve"> a tightly coupled pair, possibly representing a more interdisciplinary or policy-oriented focus. </w:t>
      </w:r>
      <w:r>
        <w:rPr>
          <w:spacing w:val="-5"/>
          <w:sz w:val="20"/>
          <w:szCs w:val="20"/>
          <w:lang w:val="en-US"/>
        </w:rPr>
        <w:t>T</w:t>
      </w:r>
      <w:r w:rsidRPr="00BF5259">
        <w:rPr>
          <w:spacing w:val="-5"/>
          <w:sz w:val="20"/>
          <w:szCs w:val="20"/>
          <w:lang w:val="en-US"/>
        </w:rPr>
        <w:t>he coupling network reveals clear thematic divisions and shared intellectual foundations among Latin American engineering journals.</w:t>
      </w:r>
    </w:p>
    <w:p w14:paraId="5F8E8C99" w14:textId="77777777" w:rsidR="005E0185" w:rsidRDefault="005E0185" w:rsidP="005E0185">
      <w:pPr>
        <w:pStyle w:val="Ttulo2"/>
        <w:keepNext w:val="0"/>
        <w:widowControl w:val="0"/>
        <w:numPr>
          <w:ilvl w:val="0"/>
          <w:numId w:val="0"/>
        </w:numPr>
      </w:pPr>
    </w:p>
    <w:p w14:paraId="5376E669" w14:textId="4B022845" w:rsidR="000740A4" w:rsidRDefault="000740A4" w:rsidP="000740A4">
      <w:pPr>
        <w:ind w:firstLine="284"/>
        <w:rPr>
          <w:spacing w:val="-5"/>
          <w:sz w:val="20"/>
          <w:szCs w:val="20"/>
          <w:lang w:val="en-US"/>
        </w:rPr>
      </w:pPr>
    </w:p>
    <w:p w14:paraId="0B23D417" w14:textId="77777777" w:rsidR="00177844" w:rsidRDefault="00177844" w:rsidP="00423B7A">
      <w:pPr>
        <w:ind w:firstLine="284"/>
        <w:rPr>
          <w:spacing w:val="-5"/>
          <w:sz w:val="20"/>
          <w:szCs w:val="20"/>
          <w:lang w:val="en-US"/>
        </w:rPr>
      </w:pPr>
    </w:p>
    <w:p w14:paraId="34DA5FCC" w14:textId="77777777" w:rsidR="00177844" w:rsidRDefault="00177844" w:rsidP="00423B7A">
      <w:pPr>
        <w:ind w:firstLine="284"/>
        <w:rPr>
          <w:spacing w:val="-5"/>
          <w:sz w:val="20"/>
          <w:szCs w:val="20"/>
          <w:lang w:val="en-US"/>
        </w:rPr>
        <w:sectPr w:rsidR="00177844" w:rsidSect="000740A4">
          <w:type w:val="continuous"/>
          <w:pgSz w:w="12242" w:h="15842" w:code="1"/>
          <w:pgMar w:top="1247" w:right="958" w:bottom="1247" w:left="958" w:header="731" w:footer="709" w:gutter="397"/>
          <w:cols w:num="2" w:space="720"/>
          <w:docGrid w:linePitch="360"/>
        </w:sectPr>
      </w:pPr>
    </w:p>
    <w:p w14:paraId="338129D0" w14:textId="77777777" w:rsidR="00177844" w:rsidRDefault="00177844" w:rsidP="00423B7A">
      <w:pPr>
        <w:ind w:firstLine="284"/>
        <w:rPr>
          <w:spacing w:val="-5"/>
          <w:sz w:val="20"/>
          <w:szCs w:val="20"/>
          <w:lang w:val="en-US"/>
        </w:rPr>
      </w:pPr>
    </w:p>
    <w:p w14:paraId="0124F905" w14:textId="528F84E3" w:rsidR="00793E52" w:rsidRDefault="00A53454" w:rsidP="00793E52">
      <w:pPr>
        <w:keepNext/>
        <w:keepLines/>
        <w:rPr>
          <w:sz w:val="16"/>
          <w:szCs w:val="16"/>
          <w:lang w:val="en-US"/>
        </w:rPr>
      </w:pPr>
      <w:r w:rsidRPr="00A53454">
        <w:rPr>
          <w:noProof/>
          <w:sz w:val="16"/>
          <w:szCs w:val="16"/>
          <w:lang w:val="en-US"/>
        </w:rPr>
        <w:drawing>
          <wp:inline distT="0" distB="0" distL="0" distR="0" wp14:anchorId="66E9C6FD" wp14:editId="64F77857">
            <wp:extent cx="6304915" cy="5888990"/>
            <wp:effectExtent l="0" t="0" r="0" b="3810"/>
            <wp:docPr id="378088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88290" name=""/>
                    <pic:cNvPicPr/>
                  </pic:nvPicPr>
                  <pic:blipFill>
                    <a:blip r:embed="rId18"/>
                    <a:stretch>
                      <a:fillRect/>
                    </a:stretch>
                  </pic:blipFill>
                  <pic:spPr>
                    <a:xfrm>
                      <a:off x="0" y="0"/>
                      <a:ext cx="6304915" cy="5888990"/>
                    </a:xfrm>
                    <a:prstGeom prst="rect">
                      <a:avLst/>
                    </a:prstGeom>
                  </pic:spPr>
                </pic:pic>
              </a:graphicData>
            </a:graphic>
          </wp:inline>
        </w:drawing>
      </w:r>
    </w:p>
    <w:p w14:paraId="0271E8E5" w14:textId="77777777" w:rsidR="00793E52" w:rsidRPr="00C55E17" w:rsidRDefault="00793E52" w:rsidP="00793E52">
      <w:pPr>
        <w:keepNext/>
        <w:keepLines/>
        <w:rPr>
          <w:sz w:val="16"/>
          <w:szCs w:val="16"/>
          <w:lang w:val="en-US"/>
        </w:rPr>
      </w:pPr>
      <w:r w:rsidRPr="00C55E17">
        <w:rPr>
          <w:sz w:val="16"/>
          <w:szCs w:val="16"/>
          <w:lang w:val="en-US"/>
        </w:rPr>
        <w:t xml:space="preserve">Figure </w:t>
      </w:r>
      <w:r>
        <w:rPr>
          <w:sz w:val="16"/>
          <w:szCs w:val="16"/>
          <w:lang w:val="en-US"/>
        </w:rPr>
        <w:t>5</w:t>
      </w:r>
      <w:r w:rsidRPr="00C55E17">
        <w:rPr>
          <w:sz w:val="16"/>
          <w:szCs w:val="16"/>
          <w:lang w:val="en-US"/>
        </w:rPr>
        <w:t xml:space="preserve">. </w:t>
      </w:r>
      <w:r>
        <w:rPr>
          <w:sz w:val="16"/>
          <w:szCs w:val="16"/>
          <w:lang w:val="en-US"/>
        </w:rPr>
        <w:t>Citation network</w:t>
      </w:r>
      <w:r w:rsidRPr="00A040A5">
        <w:rPr>
          <w:sz w:val="16"/>
          <w:szCs w:val="16"/>
          <w:lang w:val="en-US"/>
        </w:rPr>
        <w:t>.</w:t>
      </w:r>
      <w:r w:rsidRPr="00C55E17">
        <w:rPr>
          <w:sz w:val="16"/>
          <w:szCs w:val="16"/>
          <w:lang w:val="en-US"/>
        </w:rPr>
        <w:t xml:space="preserve"> </w:t>
      </w:r>
    </w:p>
    <w:p w14:paraId="2AB74F2E" w14:textId="304D88BA" w:rsidR="00793E52" w:rsidRDefault="00793E52" w:rsidP="000740A4">
      <w:pPr>
        <w:keepNext/>
        <w:keepLines/>
        <w:rPr>
          <w:spacing w:val="-5"/>
          <w:sz w:val="20"/>
          <w:szCs w:val="20"/>
          <w:lang w:val="en-US"/>
        </w:rPr>
      </w:pPr>
      <w:r w:rsidRPr="00C55E17">
        <w:rPr>
          <w:sz w:val="16"/>
          <w:szCs w:val="16"/>
          <w:lang w:val="en-US"/>
        </w:rPr>
        <w:t>Source: The authors.</w:t>
      </w:r>
    </w:p>
    <w:p w14:paraId="7904A0E6" w14:textId="77777777" w:rsidR="00423B7A" w:rsidRDefault="00423B7A" w:rsidP="00423B7A">
      <w:pPr>
        <w:ind w:firstLine="284"/>
        <w:rPr>
          <w:spacing w:val="-5"/>
          <w:sz w:val="20"/>
          <w:szCs w:val="20"/>
          <w:lang w:val="en-US"/>
        </w:rPr>
      </w:pPr>
    </w:p>
    <w:p w14:paraId="43FF0C00" w14:textId="77777777" w:rsidR="00423B7A" w:rsidRDefault="00423B7A" w:rsidP="00423B7A">
      <w:pPr>
        <w:ind w:firstLine="284"/>
        <w:rPr>
          <w:spacing w:val="-5"/>
          <w:sz w:val="20"/>
          <w:szCs w:val="20"/>
          <w:lang w:val="en-US"/>
        </w:rPr>
      </w:pPr>
    </w:p>
    <w:p w14:paraId="419D9B6E" w14:textId="77777777" w:rsidR="005E0185" w:rsidRDefault="005E0185" w:rsidP="00423B7A">
      <w:pPr>
        <w:ind w:firstLine="284"/>
        <w:rPr>
          <w:spacing w:val="-5"/>
          <w:sz w:val="20"/>
          <w:szCs w:val="20"/>
          <w:lang w:val="en-US"/>
        </w:rPr>
        <w:sectPr w:rsidR="005E0185" w:rsidSect="00423B7A">
          <w:type w:val="continuous"/>
          <w:pgSz w:w="12242" w:h="15842" w:code="1"/>
          <w:pgMar w:top="1247" w:right="958" w:bottom="1247" w:left="958" w:header="731" w:footer="709" w:gutter="397"/>
          <w:cols w:space="227"/>
          <w:titlePg/>
          <w:docGrid w:linePitch="360"/>
        </w:sectPr>
      </w:pPr>
    </w:p>
    <w:p w14:paraId="39C4093C" w14:textId="77777777" w:rsidR="005E0185" w:rsidRDefault="005E0185" w:rsidP="005E0185">
      <w:pPr>
        <w:pStyle w:val="Ttulo2"/>
      </w:pPr>
      <w:r>
        <w:lastRenderedPageBreak/>
        <w:t>Dominant Themes</w:t>
      </w:r>
    </w:p>
    <w:p w14:paraId="30A317B1" w14:textId="77777777" w:rsidR="005E0185" w:rsidRDefault="005E0185" w:rsidP="005E0185">
      <w:pPr>
        <w:ind w:firstLine="284"/>
        <w:rPr>
          <w:spacing w:val="-5"/>
          <w:sz w:val="20"/>
          <w:szCs w:val="20"/>
          <w:lang w:val="en-US"/>
        </w:rPr>
      </w:pPr>
    </w:p>
    <w:p w14:paraId="7BD0B36B" w14:textId="68DE566E" w:rsidR="005E0185" w:rsidRDefault="005E0185" w:rsidP="005E0185">
      <w:pPr>
        <w:ind w:firstLine="284"/>
        <w:rPr>
          <w:spacing w:val="-5"/>
          <w:sz w:val="20"/>
          <w:szCs w:val="20"/>
          <w:lang w:val="en-US"/>
        </w:rPr>
      </w:pPr>
      <w:r w:rsidRPr="005E0185">
        <w:rPr>
          <w:b/>
          <w:bCs/>
          <w:spacing w:val="-5"/>
          <w:sz w:val="20"/>
          <w:szCs w:val="20"/>
          <w:lang w:val="en-US"/>
        </w:rPr>
        <w:t>Table 5</w:t>
      </w:r>
      <w:r w:rsidRPr="004F0330">
        <w:rPr>
          <w:spacing w:val="-5"/>
          <w:sz w:val="20"/>
          <w:szCs w:val="20"/>
          <w:lang w:val="en-US"/>
        </w:rPr>
        <w:t xml:space="preserve"> presents the eight main dominant themes identified in engineering journals indexed in SciELO. These themes were obtained by applying the Louvain algorithm to the co-occurrence network of author keywords. A co-occurrence network is a </w:t>
      </w:r>
      <w:del w:id="200" w:author="Juan David Velasquez" w:date="2025-11-29T17:46:00Z" w16du:dateUtc="2025-11-29T22:46:00Z">
        <w:r w:rsidRPr="004F0330" w:rsidDel="005904B9">
          <w:rPr>
            <w:spacing w:val="-5"/>
            <w:sz w:val="20"/>
            <w:szCs w:val="20"/>
            <w:lang w:val="en-US"/>
          </w:rPr>
          <w:delText xml:space="preserve">type of </w:delText>
        </w:r>
      </w:del>
      <w:r w:rsidRPr="004F0330">
        <w:rPr>
          <w:spacing w:val="-5"/>
          <w:sz w:val="20"/>
          <w:szCs w:val="20"/>
          <w:lang w:val="en-US"/>
        </w:rPr>
        <w:t>graph in which nodes represent keywords</w:t>
      </w:r>
      <w:ins w:id="201" w:author="Juan David Velasquez" w:date="2025-11-29T17:46:00Z" w16du:dateUtc="2025-11-29T22:46:00Z">
        <w:r w:rsidR="005904B9">
          <w:rPr>
            <w:spacing w:val="-5"/>
            <w:sz w:val="20"/>
            <w:szCs w:val="20"/>
            <w:lang w:val="en-US"/>
          </w:rPr>
          <w:t>,</w:t>
        </w:r>
      </w:ins>
      <w:r w:rsidRPr="004F0330">
        <w:rPr>
          <w:spacing w:val="-5"/>
          <w:sz w:val="20"/>
          <w:szCs w:val="20"/>
          <w:lang w:val="en-US"/>
        </w:rPr>
        <w:t xml:space="preserve"> and links </w:t>
      </w:r>
      <w:del w:id="202" w:author="Juan David Velasquez" w:date="2025-11-29T17:46:00Z" w16du:dateUtc="2025-11-29T22:46:00Z">
        <w:r w:rsidRPr="004F0330" w:rsidDel="005904B9">
          <w:rPr>
            <w:spacing w:val="-5"/>
            <w:sz w:val="20"/>
            <w:szCs w:val="20"/>
            <w:lang w:val="en-US"/>
          </w:rPr>
          <w:delText>are established between</w:delText>
        </w:r>
      </w:del>
      <w:ins w:id="203" w:author="Juan David Velasquez" w:date="2025-11-29T17:46:00Z" w16du:dateUtc="2025-11-29T22:46:00Z">
        <w:r w:rsidR="005904B9">
          <w:rPr>
            <w:spacing w:val="-5"/>
            <w:sz w:val="20"/>
            <w:szCs w:val="20"/>
            <w:lang w:val="en-US"/>
          </w:rPr>
          <w:t>connect</w:t>
        </w:r>
      </w:ins>
      <w:r w:rsidRPr="004F0330">
        <w:rPr>
          <w:spacing w:val="-5"/>
          <w:sz w:val="20"/>
          <w:szCs w:val="20"/>
          <w:lang w:val="en-US"/>
        </w:rPr>
        <w:t xml:space="preserve"> keywords that appear together in the same document. The strength of the link increases with the number of co-occurrences, revealing relationships between concepts and </w:t>
      </w:r>
      <w:del w:id="204" w:author="Juan David Velasquez" w:date="2025-11-29T17:46:00Z" w16du:dateUtc="2025-11-29T22:46:00Z">
        <w:r w:rsidRPr="004F0330" w:rsidDel="005904B9">
          <w:rPr>
            <w:spacing w:val="-5"/>
            <w:sz w:val="20"/>
            <w:szCs w:val="20"/>
            <w:lang w:val="en-US"/>
          </w:rPr>
          <w:delText>helping to uncover</w:delText>
        </w:r>
      </w:del>
      <w:ins w:id="205" w:author="Juan David Velasquez" w:date="2025-11-29T17:46:00Z" w16du:dateUtc="2025-11-29T22:46:00Z">
        <w:r w:rsidR="005904B9">
          <w:rPr>
            <w:spacing w:val="-5"/>
            <w:sz w:val="20"/>
            <w:szCs w:val="20"/>
            <w:lang w:val="en-US"/>
          </w:rPr>
          <w:t>uncovering</w:t>
        </w:r>
      </w:ins>
      <w:r w:rsidRPr="004F0330">
        <w:rPr>
          <w:spacing w:val="-5"/>
          <w:sz w:val="20"/>
          <w:szCs w:val="20"/>
          <w:lang w:val="en-US"/>
        </w:rPr>
        <w:t xml:space="preserve"> thematic structures. For this analysis, only cleaned author keywords with a frequency of five or more occurrences were included, ensuring the focus remained on the most relevant and recurring terms across the dataset. The Louvain algorithm, a widely used community detection method in network analysis, groups densely connected nodes into clusters, allowing for the identification of coherent topics or research areas. Each resulting cluster represents a dominant theme within the SciELO engineering literature. This method offers a data-driven approach to thematic mapping, highlighting the </w:t>
      </w:r>
      <w:ins w:id="206" w:author="Juan David Velasquez" w:date="2025-11-29T17:46:00Z" w16du:dateUtc="2025-11-29T22:46:00Z">
        <w:r w:rsidR="005904B9">
          <w:rPr>
            <w:spacing w:val="-5"/>
            <w:sz w:val="20"/>
            <w:szCs w:val="20"/>
            <w:lang w:val="en-US"/>
          </w:rPr>
          <w:t xml:space="preserve">field’s </w:t>
        </w:r>
      </w:ins>
      <w:r w:rsidRPr="004F0330">
        <w:rPr>
          <w:spacing w:val="-5"/>
          <w:sz w:val="20"/>
          <w:szCs w:val="20"/>
          <w:lang w:val="en-US"/>
        </w:rPr>
        <w:t xml:space="preserve">conceptual organization </w:t>
      </w:r>
      <w:del w:id="207" w:author="Juan David Velasquez" w:date="2025-11-29T17:46:00Z" w16du:dateUtc="2025-11-29T22:46:00Z">
        <w:r w:rsidRPr="004F0330" w:rsidDel="005904B9">
          <w:rPr>
            <w:spacing w:val="-5"/>
            <w:sz w:val="20"/>
            <w:szCs w:val="20"/>
            <w:lang w:val="en-US"/>
          </w:rPr>
          <w:delText xml:space="preserve">of the field </w:delText>
        </w:r>
      </w:del>
      <w:r w:rsidRPr="004F0330">
        <w:rPr>
          <w:spacing w:val="-5"/>
          <w:sz w:val="20"/>
          <w:szCs w:val="20"/>
          <w:lang w:val="en-US"/>
        </w:rPr>
        <w:t>and providing insights into how topics are interlinked across publications.</w:t>
      </w:r>
    </w:p>
    <w:p w14:paraId="10801313" w14:textId="77777777" w:rsidR="005E0185" w:rsidRDefault="005E0185" w:rsidP="005E0185">
      <w:pPr>
        <w:ind w:firstLine="284"/>
        <w:rPr>
          <w:ins w:id="208" w:author="Juan David Velasquez" w:date="2025-11-29T17:46:00Z" w16du:dateUtc="2025-11-29T22:46:00Z"/>
          <w:spacing w:val="-5"/>
          <w:sz w:val="20"/>
          <w:szCs w:val="20"/>
          <w:lang w:val="en-US"/>
        </w:rPr>
      </w:pPr>
      <w:r w:rsidRPr="00CC18BB">
        <w:rPr>
          <w:spacing w:val="-5"/>
          <w:sz w:val="20"/>
          <w:szCs w:val="20"/>
          <w:lang w:val="en-US"/>
        </w:rPr>
        <w:t>The eight dominant themes identified through this analysis are described in detail below, highlighting their internal coherence, conceptual focus, and relevance within the broader landscape of engineering research in Latin America.</w:t>
      </w:r>
    </w:p>
    <w:p w14:paraId="1B3047BA" w14:textId="59E4D449" w:rsidR="005904B9" w:rsidRDefault="005904B9" w:rsidP="005E0185">
      <w:pPr>
        <w:ind w:firstLine="284"/>
        <w:rPr>
          <w:ins w:id="209" w:author="Juan David Velasquez" w:date="2025-11-29T18:18:00Z" w16du:dateUtc="2025-11-29T23:18:00Z"/>
          <w:spacing w:val="-5"/>
          <w:sz w:val="20"/>
          <w:szCs w:val="20"/>
          <w:lang w:val="en-US"/>
        </w:rPr>
      </w:pPr>
      <w:ins w:id="210" w:author="Juan David Velasquez" w:date="2025-11-29T17:46:00Z" w16du:dateUtc="2025-11-29T22:46:00Z">
        <w:r w:rsidRPr="005904B9">
          <w:rPr>
            <w:spacing w:val="-5"/>
            <w:sz w:val="20"/>
            <w:szCs w:val="20"/>
            <w:lang w:val="en-US"/>
          </w:rPr>
          <w:t>Similar thematic structures have been reported in bibliometric studies from fields such as environmental sciences, computer science, and health research, where keyword co-occurrence networks and thematic clusters also reveal discipline-wide intellectual communities and emerging research fronts.</w:t>
        </w:r>
      </w:ins>
    </w:p>
    <w:p w14:paraId="4C7DA944" w14:textId="77777777" w:rsidR="00A56A75" w:rsidRDefault="00A56A75" w:rsidP="005E0185">
      <w:pPr>
        <w:ind w:firstLine="284"/>
        <w:rPr>
          <w:ins w:id="211" w:author="Juan David Velasquez" w:date="2025-11-29T18:18:00Z" w16du:dateUtc="2025-11-29T23:18:00Z"/>
          <w:spacing w:val="-5"/>
          <w:sz w:val="20"/>
          <w:szCs w:val="20"/>
          <w:lang w:val="en-US"/>
        </w:rPr>
      </w:pPr>
    </w:p>
    <w:p w14:paraId="7BBC848F" w14:textId="77777777" w:rsidR="00A56A75" w:rsidRDefault="00A56A75" w:rsidP="00A56A75">
      <w:pPr>
        <w:pStyle w:val="Ttulo3"/>
        <w:rPr>
          <w:ins w:id="212" w:author="Juan David Velasquez" w:date="2025-11-29T18:18:00Z" w16du:dateUtc="2025-11-29T23:18:00Z"/>
        </w:rPr>
      </w:pPr>
      <w:ins w:id="213" w:author="Juan David Velasquez" w:date="2025-11-29T18:18:00Z" w16du:dateUtc="2025-11-29T23:18:00Z">
        <w:r w:rsidRPr="00A77F97">
          <w:t>Bioremediation and bioenergy for environmental sustainability</w:t>
        </w:r>
      </w:ins>
    </w:p>
    <w:p w14:paraId="0A366561" w14:textId="77777777" w:rsidR="00A56A75" w:rsidRDefault="00A56A75" w:rsidP="00A56A75">
      <w:pPr>
        <w:ind w:firstLine="284"/>
        <w:rPr>
          <w:ins w:id="214" w:author="Juan David Velasquez" w:date="2025-11-29T18:18:00Z" w16du:dateUtc="2025-11-29T23:18:00Z"/>
          <w:spacing w:val="-5"/>
          <w:sz w:val="20"/>
          <w:szCs w:val="20"/>
          <w:lang w:val="en-US"/>
        </w:rPr>
      </w:pPr>
    </w:p>
    <w:p w14:paraId="63DBDE47" w14:textId="77777777" w:rsidR="00A56A75" w:rsidRDefault="00A56A75" w:rsidP="00A56A75">
      <w:pPr>
        <w:ind w:firstLine="284"/>
        <w:rPr>
          <w:ins w:id="215" w:author="Juan David Velasquez" w:date="2025-11-29T18:18:00Z" w16du:dateUtc="2025-11-29T23:18:00Z"/>
          <w:spacing w:val="-5"/>
          <w:sz w:val="20"/>
          <w:szCs w:val="20"/>
          <w:lang w:val="en-US"/>
        </w:rPr>
      </w:pPr>
      <w:ins w:id="216" w:author="Juan David Velasquez" w:date="2025-11-29T18:18:00Z" w16du:dateUtc="2025-11-29T23:18:00Z">
        <w:r w:rsidRPr="003B14BC">
          <w:rPr>
            <w:spacing w:val="-5"/>
            <w:sz w:val="20"/>
            <w:szCs w:val="20"/>
            <w:lang w:val="en-US"/>
          </w:rPr>
          <w:t>This thematic cluster integrates biogenic materials, fermentation processes, and waste valorization to address pollution, enhance water quality, and generate renewable products. Studies highlight the transformation of biomass into antimicrobial and antioxidant compounds, such as copper nanoparticles from bacterial polysaccharides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{"citationID":"fbA479WT","properties":{"formattedCitation":"[18]","plainCitation":"[18]","noteIndex":0},"citationItems":[{"id":197578,"uris":["http://zotero.org/groups/6028435/items/RBDFRHKE"],"itemData":{"id":197578,"type":"article-journal","container-title":"Electronic Journal of Biotechnology","note":"publisher: Elsevier","page":"11–19","title":"Synthesis of hot spring origin bacterial cell wall polysaccharide-based copper nanoparticles with antibacterial property","volume":"68","author":[{"family":"Banerjee","given":"Aparna"},{"family":"Roy","given":"Rajendra Kr"},{"family":"Sarkar","given":"Shrabana"},{"family":"López","given":"Juan L"},{"family":"Vuree","given":"Sugunakar"},{"family":"Bandopadhyay","given":"Rajib"}],"issued":{"date-parts":[["2024"]]}}}],"schema":"https://github.com/citation-style-language/schema/raw/master/csl-citation.json"}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[18]</w:t>
        </w:r>
        <w:r>
          <w:rPr>
            <w:spacing w:val="-5"/>
            <w:sz w:val="20"/>
            <w:szCs w:val="20"/>
            <w:lang w:val="en-US"/>
          </w:rPr>
          <w:fldChar w:fldCharType="end"/>
        </w:r>
        <w:r w:rsidRPr="003B14BC">
          <w:rPr>
            <w:spacing w:val="-5"/>
            <w:sz w:val="20"/>
            <w:szCs w:val="20"/>
            <w:lang w:val="en-US"/>
          </w:rPr>
          <w:t xml:space="preserve"> and </w:t>
        </w:r>
        <w:proofErr w:type="spellStart"/>
        <w:r w:rsidRPr="003B14BC">
          <w:rPr>
            <w:spacing w:val="-5"/>
            <w:sz w:val="20"/>
            <w:szCs w:val="20"/>
            <w:lang w:val="en-US"/>
          </w:rPr>
          <w:t>nanoemulsions</w:t>
        </w:r>
        <w:proofErr w:type="spellEnd"/>
        <w:r w:rsidRPr="003B14BC">
          <w:rPr>
            <w:spacing w:val="-5"/>
            <w:sz w:val="20"/>
            <w:szCs w:val="20"/>
            <w:lang w:val="en-US"/>
          </w:rPr>
          <w:t xml:space="preserve"> from essential oils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{"citationID":"bQ399m7w","properties":{"formattedCitation":"[19]","plainCitation":"[19]","noteIndex":0},"citationItems":[{"id":197579,"uris":["http://zotero.org/groups/6028435/items/P3PYWK7V"],"itemData":{"id":197579,"type":"article-journal","container-title":"Electronic Journal of Biotechnology","note":"publisher: Elsevier","page":"20–30","title":"A novel nanoemulsion based on clove and thyme essential oils: Characterization, antibacterial, antibiofilm and anticancer activities","volume":"68","author":[{"family":"Hashem","given":"Amr H"},{"family":"Doghish","given":"Ahmed S"},{"family":"Ismail","given":"Ahmed"},{"family":"Hassanin","given":"Mahmoud MH"},{"family":"Okla","given":"Mohammad K"},{"family":"Saleh","given":"Ibrahim A"},{"family":"AbdElgawad","given":"Hamada"},{"family":"Shehabeldine","given":"Amr M"}],"issued":{"date-parts":[["2024"]]}}}],"schema":"https://github.com/citation-style-language/schema/raw/master/csl-citation.json"}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[19]</w:t>
        </w:r>
        <w:r>
          <w:rPr>
            <w:spacing w:val="-5"/>
            <w:sz w:val="20"/>
            <w:szCs w:val="20"/>
            <w:lang w:val="en-US"/>
          </w:rPr>
          <w:fldChar w:fldCharType="end"/>
        </w:r>
        <w:r w:rsidRPr="003B14BC">
          <w:rPr>
            <w:spacing w:val="-5"/>
            <w:sz w:val="20"/>
            <w:szCs w:val="20"/>
            <w:lang w:val="en-US"/>
          </w:rPr>
          <w:t xml:space="preserve">. Fermentation emerges as a key process </w:t>
        </w:r>
        <w:r>
          <w:rPr>
            <w:spacing w:val="-5"/>
            <w:sz w:val="20"/>
            <w:szCs w:val="20"/>
            <w:lang w:val="en-US"/>
          </w:rPr>
          <w:t>for</w:t>
        </w:r>
        <w:r w:rsidRPr="003B14BC">
          <w:rPr>
            <w:spacing w:val="-5"/>
            <w:sz w:val="20"/>
            <w:szCs w:val="20"/>
            <w:lang w:val="en-US"/>
          </w:rPr>
          <w:t xml:space="preserve"> producing high-value food and beverage products with </w:t>
        </w:r>
        <w:r>
          <w:rPr>
            <w:spacing w:val="-5"/>
            <w:sz w:val="20"/>
            <w:szCs w:val="20"/>
            <w:lang w:val="en-US"/>
          </w:rPr>
          <w:t>enhanced</w:t>
        </w:r>
        <w:r w:rsidRPr="003B14BC">
          <w:rPr>
            <w:spacing w:val="-5"/>
            <w:sz w:val="20"/>
            <w:szCs w:val="20"/>
            <w:lang w:val="en-US"/>
          </w:rPr>
          <w:t xml:space="preserve"> biochemical stability and antioxidant capacity</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{"citationID":"7W69V9qF","properties":{"formattedCitation":"[20], [21]","plainCitation":"[20], [21]","noteIndex":0},"citationItems":[{"id":197580,"uris":["http://zotero.org/groups/6028435/items/UFHR2IQY"],"itemData":{"id":197580,"type":"article-journal","title":"Investigation of the potential of Rosa damascena vinegar fermented with probiotic lactic acid bacteria as a functional food Investigación del potencial del vinagre de Rosa damascena fermentado con bacterias lácticas probióticas como un alimento funcional","author":[{"family":"Ertürkmen","given":"P"},{"family":"Bulantekin","given":"Ö"},{"family":"Alp-Baltakesmez","given":"D"}]}},{"id":197582,"uris":["http://zotero.org/groups/6028435/items/YXXQQNED"],"itemData":{"id":197582,"type":"article-journal","container-title":"Electronic Journal of Biotechnology","note":"publisher: Elsevier","page":"81–89","title":"Low-alcohol light beer enriched with olive leaves extract: Cold mashing technique associated with interrupted fermentation in the brewing process","volume":"68","author":[{"family":"Cappelin","given":"Eliziane"},{"family":"Meneguzzi","given":"Daiane"},{"family":"Hendges","given":"Diogo Henrique"},{"family":"Oldoni","given":"Tatiane Luiza Cadorin"},{"family":"Daltoé","given":"Marina Leite Mitterer"},{"family":"Marchioro","given":"Marcelo Luis Kuhn"},{"family":"Cunha","given":"Mario Antônio Alves","non-dropping-particle":"da"}],"issued":{"date-parts":[["2024"]]}}}],"schema":"https://github.com/citation-style-language/schema/raw/master/csl-citation.json"}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[20], [21]</w:t>
        </w:r>
        <w:r>
          <w:rPr>
            <w:spacing w:val="-5"/>
            <w:sz w:val="20"/>
            <w:szCs w:val="20"/>
            <w:lang w:val="en-US"/>
          </w:rPr>
          <w:fldChar w:fldCharType="end"/>
        </w:r>
        <w:r>
          <w:rPr>
            <w:spacing w:val="-5"/>
            <w:sz w:val="20"/>
            <w:szCs w:val="20"/>
            <w:lang w:val="en-US"/>
          </w:rPr>
          <w:t>).</w:t>
        </w:r>
        <w:r w:rsidRPr="003B14BC">
          <w:rPr>
            <w:spacing w:val="-5"/>
            <w:sz w:val="20"/>
            <w:szCs w:val="20"/>
            <w:lang w:val="en-US"/>
          </w:rPr>
          <w:t xml:space="preserve"> Wastewater treatment through biosorption and microbial reduction effectively removes heavy metals and endocrine disruptors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{"citationID":"j0wwwBEX","properties":{"formattedCitation":"[22], [23]","plainCitation":"[22], [23]","noteIndex":0},"citationItems":[{"id":197613,"uris":["http://zotero.org/groups/6028435/items/8QFT48F6"],"itemData":{"id":197613,"type":"article-journal","archive":"Scopus","container-title":"Revista Mexicana de Ingeniera Quimica","DOI":"10.24275/rmiq/Bio24170","issue":"1","title":"Optimization of copper removal through spherical agglomeration: Effect of pH precipitation and the use of Agave spp. leaf extracts as biosurfactants","title-short":"Optimización de la remoción de cobre mediante aglomeración esférica: Efecto del pH y extractos de material foliar de Agave spp. como bio surfactantes","URL":"https://www.scopus.com/inward/record.uri?eid=2-s2.0-85188712832&amp;doi=10.24275%2frmiq%2fBio24170&amp;partnerID=40&amp;md5=944bc4dcb476006c8a0c2cf7b0b7573b","volume":"23","author":[{"family":"Alcázar-Medina","given":"F.A."},{"family":"Valle-Cervantes","given":"S."},{"family":"Alcazar-Medina","given":"T.L."},{"family":"Rodríguez-Rosales","given":"M.D.J."}],"issued":{"date-parts":[["2024"]]}}},{"id":197615,"uris":["http://zotero.org/groups/6028435/items/99XPHQK6"],"itemData":{"id":197615,"type":"article-journal","archive":"Scopus","container-title":"Revista Mexicana de Ingeniera Quimica","DOI":"10.24275/rmiq/IA24167","issue":"1","title":"Sulfidogenic activity related to microbial diversity in a biological system employed for sulfate-rich wastewater treatment","title-short":"Actividad sulfidogénica relacionada con la diversidad microbiana en un sistema de tratamiento biológico para aguas ricas en sulfato","URL":"https://www.scopus.com/inward/record.uri?eid=2-s2.0-85188695758&amp;doi=10.24275%2frmiq%2fIA24167&amp;partnerID=40&amp;md5=3d0d5b75cf190716c6dd7857931f56e5","volume":"23","author":[{"family":"Loreto-Muñoz","given":"C.D."},{"family":"López-Avilés","given":"G."},{"family":"De la Cruz-Leyva","given":"M.C."},{"family":"Martin-García","given":"A.R."},{"family":"Almendariz-Tapia","given":"F.J."}],"issued":{"date-parts":[["2024"]]}}}],"schema":"https://github.com/citation-style-language/schema/raw/master/csl-citation.json"}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[22], [23]</w:t>
        </w:r>
        <w:r>
          <w:rPr>
            <w:spacing w:val="-5"/>
            <w:sz w:val="20"/>
            <w:szCs w:val="20"/>
            <w:lang w:val="en-US"/>
          </w:rPr>
          <w:fldChar w:fldCharType="end"/>
        </w:r>
        <w:r w:rsidRPr="003B14BC">
          <w:rPr>
            <w:spacing w:val="-5"/>
            <w:sz w:val="20"/>
            <w:szCs w:val="20"/>
            <w:lang w:val="en-US"/>
          </w:rPr>
          <w:t>. Simultaneously, civil engineering studies employing rice husk ash and silica fume emphasize circular strategies for reducing environmental impact</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vkRAv84x","properties":{"formattedCitation":"[24]","plainCitation":"[24]","noteIndex":0},"citationItems":[{"id":197597,"uris":["http://zotero.org/groups/6028435/items/57PCMEJD"],"itemData":{"id":197597,"type":"article-journal","archive":"Scopus","container-title":"Revista de la Construccion","DOI":"10.7764/RDLC.23.2.413","issue":"2","page":"413-443","title":"Effect of silica fume on the microstructural and mechanical properties of concrete made with 100% recycled aggregates","volume":"23","author":[{"family":"Nadim","given":"F."},{"family":"Hasan","given":"R."},{"family":"Sobuz","given":"M.H.R."},{"family":"Ashraf","given":"J."},{"family":"Sadiqul Hasan","given":"N.M."},{"family":"Datta","given":"S.D."},{"family":"Islam","given":"M.H."},{"family":"Islam","given":"M.A."},{"family":"Awall","given":"M.R."},{"family":"Rahman","given":"S.M.A."},{"family":"Kabbo","given":"M.K.I."},{"family":"Saif","given":"Y.Y.O."}],"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[24]</w:t>
        </w:r>
        <w:r>
          <w:rPr>
            <w:spacing w:val="-5"/>
            <w:sz w:val="20"/>
            <w:szCs w:val="20"/>
            <w:lang w:val="en-US"/>
          </w:rPr>
          <w:fldChar w:fldCharType="end"/>
        </w:r>
        <w:r w:rsidRPr="003B14BC">
          <w:rPr>
            <w:spacing w:val="-5"/>
            <w:sz w:val="20"/>
            <w:szCs w:val="20"/>
            <w:lang w:val="en-US"/>
          </w:rPr>
          <w:t>. These works reveal a systemic shift toward eco-innovative bioprocesses that integrate food, energy, and material systems, positioning biomass not as residue but as a central agent of bioremediation, sustainability, and renewable energy production</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{"citationID":"BB8H9OS3","properties":{"formattedCitation":"[25], [26], [27]","plainCitation":"[25], [26], [27]","noteIndex":0},"citationItems":[{"id":197599,"uris":["http://zotero.org/groups/6028435/items/QCH6N4M3"],"itemData":{"id":197599,"type":"article-journal","archive":"Scopus","container-title":"Revista Mexicana de Ingeniera Quimica","DOI":"10.24275/rmiq/Alim24142","issue":"1","title":"Isolation and characterization of epiphytic, fructanolytic, homofermentative lactic acid bacteria from Agave salmiana","title-short":"Aislamiento y caracterización de bacterias ácido lácticas epífitas, fructanolíticas y homofermentativas de Agave salmiana","URL":"https://www.scopus.com/inward/record.uri?eid=2-s2.0-85188720516&amp;doi=10.24275%2frmiq%2fAlim24142&amp;partnerID=40&amp;md5=eb69d5de1d21c685ba72fb5d99ec6dad","volume":"23","author":[{"family":"Gallardo-Martínez","given":"D."},{"family":"Viniegra-González","given":"G."},{"family":"Figueroa-Martínez","given":"F."},{"family":"Rocha","given":"J."},{"family":"Cruz-Guerrero","given":"A."}],"issued":{"date-parts":[["2024"]]}}},{"id":197611,"uris":["http://zotero.org/groups/6028435/items/MPNY6S6X"],"itemData":{"id":197611,"type":"article-journal","archive":"Scopus","container-title":"Revista Mexicana de Ingeniera Quimica","DOI":"10.24275/rmiq/Alim24184","issue":"1","title":"Effects of steaming and drying on quality and antioxidant activity of white-fleshed sweet potato powder (Ipomoea batatas)","title-short":"Efectos de la cocción al vapor y el secado sobre la calidad y la actividad antioxidante del polvo de batata de pulpa blanca (Ipomoea batatas)","URL":"https://www.scopus.com/inward/record.uri?eid=2-s2.0-85188736689&amp;doi=10.24275%2frmiq%2fAlim24184&amp;partnerID=40&amp;md5=d9fd44767b1d8d85113d6360fb8f8d53","volume":"23","author":[{"family":"Thuy","given":"N.M."},{"family":"Giau","given":"T.N."},{"family":"Hao","given":"H.V."},{"family":"Dung","given":"N.C."},{"family":"Tai","given":"N.V."},{"family":"Minh","given":"V.Q."}],"issued":{"date-parts":[["2024"]]}}},{"id":197672,"uris":["http://zotero.org/groups/6028435/items/XZLMKPYE"],"itemData":{"id":197672,"type":"article-journal","container-title":"Revista Mexicana de Ingeniería Química","issue":"1","page":"1–15","title":"Effect of gum arabic concentrations on drying kinetics, anthocyanin degradation and product qualities of purple rice bran extract dried by foam-mat technique","volume":"23","author":[{"family":"Loan","given":"LTK"},{"family":"Vinh","given":"BT"},{"family":"Tai","given":"NV"}],"issued":{"date-parts":[["2023"]]}}}],"schema":"https://github.com/citation-style-language/schema/raw/master/csl-citation.json"} </w:instrText>
        </w:r>
        <w:r>
          <w:rPr>
            <w:spacing w:val="-5"/>
            <w:sz w:val="20"/>
            <w:szCs w:val="20"/>
            <w:lang w:val="en-US"/>
          </w:rPr>
          <w:fldChar w:fldCharType="separate"/>
        </w:r>
        <w:r>
          <w:rPr>
            <w:noProof/>
            <w:spacing w:val="-5"/>
            <w:sz w:val="20"/>
            <w:szCs w:val="20"/>
            <w:lang w:val="en-US"/>
          </w:rPr>
          <w:t>[25], [26], [27]</w:t>
        </w:r>
        <w:r>
          <w:rPr>
            <w:spacing w:val="-5"/>
            <w:sz w:val="20"/>
            <w:szCs w:val="20"/>
            <w:lang w:val="en-US"/>
          </w:rPr>
          <w:fldChar w:fldCharType="end"/>
        </w:r>
        <w:r w:rsidRPr="003B14BC">
          <w:rPr>
            <w:spacing w:val="-5"/>
            <w:sz w:val="20"/>
            <w:szCs w:val="20"/>
            <w:lang w:val="en-US"/>
          </w:rPr>
          <w:t>.</w:t>
        </w:r>
        <w:r>
          <w:rPr>
            <w:spacing w:val="-5"/>
            <w:sz w:val="20"/>
            <w:szCs w:val="20"/>
            <w:lang w:val="en-US"/>
          </w:rPr>
          <w:t xml:space="preserve"> </w:t>
        </w:r>
      </w:ins>
    </w:p>
    <w:p w14:paraId="6C3F32A9" w14:textId="77777777" w:rsidR="00A56A75" w:rsidRDefault="00A56A75" w:rsidP="005E0185">
      <w:pPr>
        <w:ind w:firstLine="284"/>
        <w:rPr>
          <w:spacing w:val="-5"/>
          <w:sz w:val="20"/>
          <w:szCs w:val="20"/>
          <w:lang w:val="en-US"/>
        </w:rPr>
      </w:pPr>
    </w:p>
    <w:p w14:paraId="12B9E232" w14:textId="77777777" w:rsidR="00FD190C" w:rsidRDefault="00FD190C" w:rsidP="000A6D6A">
      <w:pPr>
        <w:ind w:firstLine="284"/>
        <w:rPr>
          <w:spacing w:val="-5"/>
          <w:sz w:val="20"/>
          <w:szCs w:val="20"/>
          <w:lang w:val="en-US"/>
        </w:rPr>
      </w:pPr>
    </w:p>
    <w:p w14:paraId="35C8DBC0" w14:textId="77777777" w:rsidR="00FD190C" w:rsidRDefault="00FD190C" w:rsidP="00FD190C">
      <w:pPr>
        <w:ind w:firstLine="284"/>
        <w:rPr>
          <w:spacing w:val="-5"/>
          <w:sz w:val="20"/>
          <w:szCs w:val="20"/>
          <w:lang w:val="en-US"/>
        </w:rPr>
      </w:pPr>
    </w:p>
    <w:p w14:paraId="75A335EE" w14:textId="5096717D" w:rsidR="00FD190C" w:rsidRDefault="00FD190C" w:rsidP="00FD190C">
      <w:pPr>
        <w:keepNext/>
        <w:keepLines/>
        <w:rPr>
          <w:sz w:val="16"/>
          <w:szCs w:val="16"/>
          <w:lang w:val="en-US"/>
        </w:rPr>
      </w:pPr>
      <w:r w:rsidRPr="00FD190C">
        <w:rPr>
          <w:noProof/>
          <w:sz w:val="16"/>
          <w:szCs w:val="16"/>
          <w:lang w:val="en-US"/>
        </w:rPr>
        <w:drawing>
          <wp:inline distT="0" distB="0" distL="0" distR="0" wp14:anchorId="368C9716" wp14:editId="08B03933">
            <wp:extent cx="3080385" cy="2903220"/>
            <wp:effectExtent l="0" t="0" r="5715" b="5080"/>
            <wp:docPr id="1835456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56147" name=""/>
                    <pic:cNvPicPr/>
                  </pic:nvPicPr>
                  <pic:blipFill>
                    <a:blip r:embed="rId19"/>
                    <a:stretch>
                      <a:fillRect/>
                    </a:stretch>
                  </pic:blipFill>
                  <pic:spPr>
                    <a:xfrm>
                      <a:off x="0" y="0"/>
                      <a:ext cx="3080385" cy="2903220"/>
                    </a:xfrm>
                    <a:prstGeom prst="rect">
                      <a:avLst/>
                    </a:prstGeom>
                  </pic:spPr>
                </pic:pic>
              </a:graphicData>
            </a:graphic>
          </wp:inline>
        </w:drawing>
      </w:r>
    </w:p>
    <w:p w14:paraId="1158DBDB" w14:textId="52BF1743" w:rsidR="00FD190C" w:rsidRPr="00C55E17" w:rsidRDefault="00FD190C" w:rsidP="00FD190C">
      <w:pPr>
        <w:keepNext/>
        <w:keepLines/>
        <w:rPr>
          <w:sz w:val="16"/>
          <w:szCs w:val="16"/>
          <w:lang w:val="en-US"/>
        </w:rPr>
      </w:pPr>
      <w:r w:rsidRPr="00C55E17">
        <w:rPr>
          <w:sz w:val="16"/>
          <w:szCs w:val="16"/>
          <w:lang w:val="en-US"/>
        </w:rPr>
        <w:t xml:space="preserve">Figure </w:t>
      </w:r>
      <w:r>
        <w:rPr>
          <w:sz w:val="16"/>
          <w:szCs w:val="16"/>
          <w:lang w:val="en-US"/>
        </w:rPr>
        <w:t>6</w:t>
      </w:r>
      <w:r w:rsidRPr="00C55E17">
        <w:rPr>
          <w:sz w:val="16"/>
          <w:szCs w:val="16"/>
          <w:lang w:val="en-US"/>
        </w:rPr>
        <w:t xml:space="preserve">. </w:t>
      </w:r>
      <w:r>
        <w:rPr>
          <w:sz w:val="16"/>
          <w:szCs w:val="16"/>
          <w:lang w:val="en-US"/>
        </w:rPr>
        <w:t>Co-citation network</w:t>
      </w:r>
    </w:p>
    <w:p w14:paraId="18F725B8" w14:textId="77777777" w:rsidR="00FD190C" w:rsidRPr="000A6D6A" w:rsidRDefault="00FD190C" w:rsidP="00FD190C">
      <w:pPr>
        <w:keepNext/>
        <w:keepLines/>
        <w:rPr>
          <w:sz w:val="16"/>
          <w:szCs w:val="16"/>
          <w:lang w:val="en-US"/>
        </w:rPr>
      </w:pPr>
      <w:r w:rsidRPr="00C55E17">
        <w:rPr>
          <w:sz w:val="16"/>
          <w:szCs w:val="16"/>
          <w:lang w:val="en-US"/>
        </w:rPr>
        <w:t>Source: The authors.</w:t>
      </w:r>
    </w:p>
    <w:p w14:paraId="24D644AB" w14:textId="77777777" w:rsidR="00CC18BB" w:rsidRDefault="00CC18BB" w:rsidP="00CC18BB">
      <w:pPr>
        <w:ind w:firstLine="284"/>
        <w:rPr>
          <w:spacing w:val="-5"/>
          <w:sz w:val="20"/>
          <w:szCs w:val="20"/>
          <w:lang w:val="en-US"/>
        </w:rPr>
      </w:pPr>
    </w:p>
    <w:p w14:paraId="2C59A531" w14:textId="77777777" w:rsidR="00A56A75" w:rsidRDefault="00A56A75" w:rsidP="00A56A75">
      <w:pPr>
        <w:pStyle w:val="Ttulo3"/>
        <w:rPr>
          <w:ins w:id="217" w:author="Juan David Velasquez" w:date="2025-11-29T18:18:00Z" w16du:dateUtc="2025-11-29T23:18:00Z"/>
        </w:rPr>
      </w:pPr>
      <w:ins w:id="218" w:author="Juan David Velasquez" w:date="2025-11-29T18:18:00Z" w16du:dateUtc="2025-11-29T23:18:00Z">
        <w:r w:rsidRPr="00A77F97">
          <w:t>Innovation, ICT, and knowledge management in higher education</w:t>
        </w:r>
      </w:ins>
    </w:p>
    <w:p w14:paraId="0623051F" w14:textId="77777777" w:rsidR="00A56A75" w:rsidRDefault="00A56A75" w:rsidP="00A56A75">
      <w:pPr>
        <w:ind w:firstLine="284"/>
        <w:rPr>
          <w:ins w:id="219" w:author="Juan David Velasquez" w:date="2025-11-29T18:18:00Z" w16du:dateUtc="2025-11-29T23:18:00Z"/>
          <w:spacing w:val="-5"/>
          <w:sz w:val="20"/>
          <w:szCs w:val="20"/>
          <w:lang w:val="en-US"/>
        </w:rPr>
      </w:pPr>
    </w:p>
    <w:p w14:paraId="08883235" w14:textId="77777777" w:rsidR="00A56A75" w:rsidRDefault="00A56A75" w:rsidP="00A56A75">
      <w:pPr>
        <w:ind w:firstLine="284"/>
        <w:rPr>
          <w:ins w:id="220" w:author="Juan David Velasquez" w:date="2025-11-29T18:18:00Z" w16du:dateUtc="2025-11-29T23:18:00Z"/>
          <w:spacing w:val="-5"/>
          <w:sz w:val="20"/>
          <w:szCs w:val="20"/>
          <w:lang w:val="en-US"/>
        </w:rPr>
      </w:pPr>
      <w:ins w:id="221" w:author="Juan David Velasquez" w:date="2025-11-29T18:18:00Z" w16du:dateUtc="2025-11-29T23:18:00Z">
        <w:r w:rsidRPr="003B14BC">
          <w:rPr>
            <w:spacing w:val="-5"/>
            <w:sz w:val="20"/>
            <w:szCs w:val="20"/>
            <w:lang w:val="en-US"/>
          </w:rPr>
          <w:t xml:space="preserve">This thematic cluster reflects the convergence of technological innovation, entrepreneurship, and knowledge management as transformative forces in higher education. Universities are increasingly integrating </w:t>
        </w:r>
        <w:r>
          <w:rPr>
            <w:spacing w:val="-5"/>
            <w:sz w:val="20"/>
            <w:szCs w:val="20"/>
            <w:lang w:val="en-US"/>
          </w:rPr>
          <w:t>Information and Communication Technologies (</w:t>
        </w:r>
        <w:r w:rsidRPr="003B14BC">
          <w:rPr>
            <w:spacing w:val="-5"/>
            <w:sz w:val="20"/>
            <w:szCs w:val="20"/>
            <w:lang w:val="en-US"/>
          </w:rPr>
          <w:t>ICTs</w:t>
        </w:r>
        <w:r>
          <w:rPr>
            <w:spacing w:val="-5"/>
            <w:sz w:val="20"/>
            <w:szCs w:val="20"/>
            <w:lang w:val="en-US"/>
          </w:rPr>
          <w:t>)</w:t>
        </w:r>
        <w:r w:rsidRPr="003B14BC">
          <w:rPr>
            <w:spacing w:val="-5"/>
            <w:sz w:val="20"/>
            <w:szCs w:val="20"/>
            <w:lang w:val="en-US"/>
          </w:rPr>
          <w:t xml:space="preserve"> into teaching, management, and performance enhancement, </w:t>
        </w:r>
        <w:r>
          <w:rPr>
            <w:spacing w:val="-5"/>
            <w:sz w:val="20"/>
            <w:szCs w:val="20"/>
            <w:lang w:val="en-US"/>
          </w:rPr>
          <w:t xml:space="preserve">thereby </w:t>
        </w:r>
        <w:r w:rsidRPr="003B14BC">
          <w:rPr>
            <w:spacing w:val="-5"/>
            <w:sz w:val="20"/>
            <w:szCs w:val="20"/>
            <w:lang w:val="en-US"/>
          </w:rPr>
          <w:t>fostering adaptive learning and institutional efficiency</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{"citationID":"joC6z0Pr","properties":{"formattedCitation":"[28], [29], [30]","plainCitation":"[28], [29], [30]","noteIndex":0},"citationItems":[{"id":197675,"uris":["http://zotero.org/groups/6028435/items/KYHEKZ2I"],"itemData":{"id":197675,"type":"article-journal","container-title":"Computación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197665,"uris":["http://zotero.org/groups/6028435/items/VJE43PJR"],"itemData":{"id":197665,"type":"article-journal","container-title":"Formación universitaria","issue":"1","page":"155–164","title":"Artificial intelligence and its scientific production in the area of education","volume":"17","author":[{"family":"Mena","given":"A"},{"family":"Vázquez","given":"E"},{"family":"Fernández","given":"E"},{"family":"López","given":"E"}],"issued":{"date-parts":[["2024"]]}}},{"id":197677,"uris":["http://zotero.org/groups/6028435/items/N9S2EATW"],"itemData":{"id":197677,"type":"article-journal","container-title":"Computación y Sistemas","issue":"1","note":"publisher: Instituto Politécnico Nacional, Centro de Investigación en Computación","page":"85–98","title":"Multi-instrument based N-grams for composer classification task","volume":"28","author":[{"family":"Gelbukh","given":"Alexander"},{"family":"Pérez Alvarez","given":"Daniel Alejandro"},{"family":"Kolesnikova","given":"Olga"},{"family":"Chanona-Hernandez","given":"Liliana"},{"family":"Sidorov","given":"Grigori"}],"issued":{"date-parts":[["2024"]]}}}],"schema":"https://github.com/citation-style-language/schema/raw/master/csl-citation.json"}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[28], [29], [30]</w:t>
        </w:r>
        <w:r>
          <w:rPr>
            <w:spacing w:val="-5"/>
            <w:sz w:val="20"/>
            <w:szCs w:val="20"/>
            <w:lang w:val="en-US"/>
          </w:rPr>
          <w:fldChar w:fldCharType="end"/>
        </w:r>
        <w:r w:rsidRPr="003B14BC">
          <w:rPr>
            <w:spacing w:val="-5"/>
            <w:sz w:val="20"/>
            <w:szCs w:val="20"/>
            <w:lang w:val="en-US"/>
          </w:rPr>
          <w:t xml:space="preserve">. Entrepreneurship emerges as a strategic objective linked to </w:t>
        </w:r>
        <w:r>
          <w:rPr>
            <w:spacing w:val="-5"/>
            <w:sz w:val="20"/>
            <w:szCs w:val="20"/>
            <w:lang w:val="en-US"/>
          </w:rPr>
          <w:t xml:space="preserve">the development of </w:t>
        </w:r>
        <w:r w:rsidRPr="003B14BC">
          <w:rPr>
            <w:spacing w:val="-5"/>
            <w:sz w:val="20"/>
            <w:szCs w:val="20"/>
            <w:lang w:val="en-US"/>
          </w:rPr>
          <w:t>small and medium enterprise</w:t>
        </w:r>
        <w:r>
          <w:rPr>
            <w:spacing w:val="-5"/>
            <w:sz w:val="20"/>
            <w:szCs w:val="20"/>
            <w:lang w:val="en-US"/>
          </w:rPr>
          <w:t>s (SMEs)</w:t>
        </w:r>
        <w:r w:rsidRPr="003B14BC">
          <w:rPr>
            <w:spacing w:val="-5"/>
            <w:sz w:val="20"/>
            <w:szCs w:val="20"/>
            <w:lang w:val="en-US"/>
          </w:rPr>
          <w:t>, supported by academic-industry collaboration and student-driven initiatives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{"citationID":"OoHRkJEV","properties":{"formattedCitation":"[28], [31], [32]","plainCitation":"[28], [31], [32]","noteIndex":0},"citationItems":[{"id":197675,"uris":["http://zotero.org/groups/6028435/items/KYHEKZ2I"],"itemData":{"id":197675,"type":"article-journal","container-title":"Computación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197593,"uris":["http://zotero.org/groups/6028435/items/TLKUJN4T"],"itemData":{"id":197593,"type":"article-journal","archive":"Scopus","container-title":"Revista Mexicana de Ingeniera Quimica","DOI":"10.24275/rmiq/Alim24109","issue":"1","title":"Development of modified cassava starches by ultrasound-assisted amylose/lauric acid complex formation","title-short":"Desarrollo de almidones modificados de yuca mediante la formación de complejos amilosa/ácido láurico asistido por ultrasonido","URL":"https://www.scopus.com/inward/record.uri?eid=2-s2.0-85188728805&amp;doi=10.24275%2frmiq%2fAlim24109&amp;partnerID=40&amp;md5=46f86826cad3fa5d365136f48c4b11a1","volume":"23","author":[{"family":"Ramos-Villacob","given":"V."},{"family":"Figueroa-Flórez","given":"J.A."},{"family":"Salcedo-Mendoza","given":"J.G."},{"family":"Hernandez-Ruydíaz","given":"J.E."},{"family":"Romero-Verbel","given":"L.A."}],"issued":{"date-parts":[["2024"]]}}},{"id":197625,"uris":["http://zotero.org/groups/6028435/items/Q5IVUETQ"],"itemData":{"id":197625,"type":"article-journal","archive":"Scopus","container-title":"Tec Empresarial","DOI":"10.18845/te.v18i2.7134","issue":"2","page":"1-17","title":"Green Business Strategy and its effect on Financial Performance: The mediating role of Corporate Social Responsibility","title-short":"Estrategia de Negocios Sustentable y su efecto sobre el Rendimiento Financiero: El rol mediador de la Responsabilidad Social Empresarial","volume":"18","author":[{"family":"Castillo-Esparza","given":"Ma.M.G.C."},{"family":"Maldonado-Guzmán","given":"G."},{"family":"Mejía-Trejo","given":"J."}],"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[28], [31], [32]</w:t>
        </w:r>
        <w:r>
          <w:rPr>
            <w:spacing w:val="-5"/>
            <w:sz w:val="20"/>
            <w:szCs w:val="20"/>
            <w:lang w:val="en-US"/>
          </w:rPr>
          <w:fldChar w:fldCharType="end"/>
        </w:r>
        <w:r w:rsidRPr="003B14BC">
          <w:rPr>
            <w:spacing w:val="-5"/>
            <w:sz w:val="20"/>
            <w:szCs w:val="20"/>
            <w:lang w:val="en-US"/>
          </w:rPr>
          <w:t>. These dynamics align with values-based education and social responsibility, preparing students for socio-environmental challenges through digital competencies and civic engagement</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{"citationID":"gcqrOqDc","properties":{"formattedCitation":"[33]","plainCitation":"[33]","noteIndex":0},"citationItems":[{"id":197656,"uris":["http://zotero.org/groups/6028435/items/6FLJEBY8"],"itemData":{"id":197656,"type":"article-journal","container-title":"Tec Empresarial","issue":"1","note":"publisher: http://creativecommons. org/licenses/by-nc-nd/3.0/","page":"65–83","title":"Influence of skills and knowledge on the financial attitude of university students","volume":"18","author":[{"family":"Loza","given":"Renzi"},{"family":"Romaní","given":"Gianni"},{"family":"Castañeda","given":"Winston"},{"family":"Arias","given":"Gerardo"}],"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[33]</w:t>
        </w:r>
        <w:r>
          <w:rPr>
            <w:spacing w:val="-5"/>
            <w:sz w:val="20"/>
            <w:szCs w:val="20"/>
            <w:lang w:val="en-US"/>
          </w:rPr>
          <w:fldChar w:fldCharType="end"/>
        </w:r>
        <w:r w:rsidRPr="003B14BC">
          <w:rPr>
            <w:spacing w:val="-5"/>
            <w:sz w:val="20"/>
            <w:szCs w:val="20"/>
            <w:lang w:val="en-US"/>
          </w:rPr>
          <w:t xml:space="preserve">. As institutions embrace digital transformation, </w:t>
        </w:r>
        <w:r>
          <w:rPr>
            <w:spacing w:val="-5"/>
            <w:sz w:val="20"/>
            <w:szCs w:val="20"/>
            <w:lang w:val="en-US"/>
          </w:rPr>
          <w:t>universities</w:t>
        </w:r>
        <w:r w:rsidRPr="003B14BC">
          <w:rPr>
            <w:spacing w:val="-5"/>
            <w:sz w:val="20"/>
            <w:szCs w:val="20"/>
            <w:lang w:val="en-US"/>
          </w:rPr>
          <w:t xml:space="preserve"> evolve into responsive platform</w:t>
        </w:r>
        <w:r>
          <w:rPr>
            <w:spacing w:val="-5"/>
            <w:sz w:val="20"/>
            <w:szCs w:val="20"/>
            <w:lang w:val="en-US"/>
          </w:rPr>
          <w:t>s</w:t>
        </w:r>
        <w:r w:rsidRPr="003B14BC">
          <w:rPr>
            <w:spacing w:val="-5"/>
            <w:sz w:val="20"/>
            <w:szCs w:val="20"/>
            <w:lang w:val="en-US"/>
          </w:rPr>
          <w:t xml:space="preserve"> for innovation, sustainability, and socio-economic development</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{"citationID":"B2Fx2zce","properties":{"formattedCitation":"[34], [35], [36]","plainCitation":"[34], [35], [36]","noteIndex":0},"citationItems":[{"id":197587,"uris":["http://zotero.org/groups/6028435/items/C6WFCEN9"],"itemData":{"id":197587,"type":"article-journal","archive":"Scopus","container-title":"DYNA (Colombia)","DOI":"10.15446/dyna.v91n232.111259","issue":"232","page":"49-57","title":"Dashboard for assessing patient flow management in hospital institutions","title-short":"Tablero de control para evaluar la gestión de los flujos de pacientes en instituciones hospitalarias","volume":"91","author":[{"family":"Sánchez-Suárez","given":"Y."},{"family":"Sánchez-Castillo","given":"V."},{"family":"Gómez-Cano","given":"C.A."}],"issued":{"date-parts":[["2024"]]}}},{"id":197661,"uris":["http://zotero.org/groups/6028435/items/XCY6YTRG"],"itemData":{"id":197661,"type":"article-journal","container-title":"Interciencia","issue":"1","note":"publisher: Interciencia","page":"8–18","title":"Scientific production of the relationship between leadership, higher education and digital transformation: A bibliometric analysis","volume":"49","author":[{"family":"Ganga-Contreras","given":"Francisco"},{"family":"Suarez-Amaya","given":"Wendolin"},{"family":"Alarcón-Henríquez","given":"Nancy"},{"family":"Viancos-González","given":"Patricio"},{"family":"Henríquez-Fuentes","given":"Fernando"},{"family":"Abello-Romero","given":"Juan"}],"issued":{"date-parts":[["2024"]]}}},{"id":197623,"uris":["http://zotero.org/groups/6028435/items/TNXS5IW8"],"itemData":{"id":197623,"type":"article-journal","archive":"Scopus","container-title":"Formacion Universitaria","DOI":"10.4067/S0718-50062024000200083","issue":"2","page":"83-100","title":"Life and academic purposes of Chilean university students in STEM careers (Science, Technology, Engineering, and Mathematics)","title-short":"Propósitos de vida y académicos en estudiantes universitarios chilenos de carreras STEM (Ciencia, Tecnología, Ingeniería, y Matemáticas)","volume":"17","author":[{"family":"López-Angulo","given":"Y."},{"family":"Sáez-Delgado","given":"F."},{"family":"Mella-Norambuena","given":"J."}],"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[34], [35], [36]</w:t>
        </w:r>
        <w:r>
          <w:rPr>
            <w:spacing w:val="-5"/>
            <w:sz w:val="20"/>
            <w:szCs w:val="20"/>
            <w:lang w:val="en-US"/>
          </w:rPr>
          <w:fldChar w:fldCharType="end"/>
        </w:r>
        <w:r w:rsidRPr="003B14BC">
          <w:rPr>
            <w:spacing w:val="-5"/>
            <w:sz w:val="20"/>
            <w:szCs w:val="20"/>
            <w:lang w:val="en-US"/>
          </w:rPr>
          <w:t>.</w:t>
        </w:r>
      </w:ins>
    </w:p>
    <w:p w14:paraId="364840D7" w14:textId="77777777" w:rsidR="00CC18BB" w:rsidRDefault="00CC18BB" w:rsidP="000A6D6A">
      <w:pPr>
        <w:ind w:firstLine="284"/>
        <w:rPr>
          <w:spacing w:val="-5"/>
          <w:sz w:val="20"/>
          <w:szCs w:val="20"/>
          <w:lang w:val="en-US"/>
        </w:rPr>
      </w:pPr>
    </w:p>
    <w:p w14:paraId="6CDCC727" w14:textId="12C6506C" w:rsidR="00016584" w:rsidDel="00A56A75" w:rsidRDefault="00016584" w:rsidP="00016584">
      <w:pPr>
        <w:pStyle w:val="Ttulo3"/>
        <w:rPr>
          <w:del w:id="222" w:author="Juan David Velasquez" w:date="2025-11-29T18:17:00Z" w16du:dateUtc="2025-11-29T23:17:00Z"/>
        </w:rPr>
      </w:pPr>
      <w:del w:id="223" w:author="Juan David Velasquez" w:date="2025-11-29T18:17:00Z" w16du:dateUtc="2025-11-29T23:17:00Z">
        <w:r w:rsidRPr="00A77F97" w:rsidDel="00A56A75">
          <w:delText>Bioremediation and bioenergy for environmental sustainability</w:delText>
        </w:r>
      </w:del>
    </w:p>
    <w:p w14:paraId="6CD10446" w14:textId="5D0803DE" w:rsidR="00016584" w:rsidDel="00A56A75" w:rsidRDefault="00016584" w:rsidP="00016584">
      <w:pPr>
        <w:ind w:firstLine="284"/>
        <w:rPr>
          <w:del w:id="224" w:author="Juan David Velasquez" w:date="2025-11-29T18:17:00Z" w16du:dateUtc="2025-11-29T23:17:00Z"/>
          <w:spacing w:val="-5"/>
          <w:sz w:val="20"/>
          <w:szCs w:val="20"/>
          <w:lang w:val="en-US"/>
        </w:rPr>
      </w:pPr>
    </w:p>
    <w:p w14:paraId="299DDADB" w14:textId="4E948B4F" w:rsidR="00016584" w:rsidDel="00A56A75" w:rsidRDefault="00016584" w:rsidP="00016584">
      <w:pPr>
        <w:ind w:firstLine="284"/>
        <w:rPr>
          <w:del w:id="225" w:author="Juan David Velasquez" w:date="2025-11-29T18:17:00Z" w16du:dateUtc="2025-11-29T23:17:00Z"/>
          <w:spacing w:val="-5"/>
          <w:sz w:val="20"/>
          <w:szCs w:val="20"/>
          <w:lang w:val="en-US"/>
        </w:rPr>
      </w:pPr>
      <w:del w:id="226" w:author="Juan David Velasquez" w:date="2025-11-29T18:17:00Z" w16du:dateUtc="2025-11-29T23:17:00Z">
        <w:r w:rsidRPr="003B14BC" w:rsidDel="00A56A75">
          <w:rPr>
            <w:spacing w:val="-5"/>
            <w:sz w:val="20"/>
            <w:szCs w:val="20"/>
            <w:lang w:val="en-US"/>
          </w:rPr>
          <w:delText>This thematic cluster integrates biogenic materials, fermentation processes, and waste valorization to address pollution, enhance water quality, and generate renewable products. Studies highlight the transformation of biomass into antimicrobial and antioxidant compounds, such as copper nanoparticles from bacterial polysaccharides</w:delText>
        </w:r>
        <w:r w:rsidR="00631F49" w:rsidDel="00A56A75">
          <w:rPr>
            <w:spacing w:val="-5"/>
            <w:sz w:val="20"/>
            <w:szCs w:val="20"/>
            <w:lang w:val="en-US"/>
          </w:rPr>
          <w:delText xml:space="preserve"> </w:delText>
        </w:r>
        <w:r w:rsidR="00631F49" w:rsidDel="00A56A75">
          <w:rPr>
            <w:spacing w:val="-5"/>
            <w:sz w:val="20"/>
            <w:szCs w:val="20"/>
            <w:lang w:val="en-US"/>
          </w:rPr>
          <w:fldChar w:fldCharType="begin"/>
        </w:r>
        <w:r w:rsidR="00CB798B" w:rsidDel="00A56A75">
          <w:rPr>
            <w:spacing w:val="-5"/>
            <w:sz w:val="20"/>
            <w:szCs w:val="20"/>
            <w:lang w:val="en-US"/>
          </w:rPr>
          <w:delInstrText xml:space="preserve"> ADDIN ZOTERO_ITEM CSL_CITATION {"citationID":"fbA479WT","properties":{"formattedCitation":"[18]","plainCitation":"[18]","noteIndex":0},"citationItems":[{"id":197578,"uris":["http://zotero.org/groups/6028435/items/RBDFRHKE"],"itemData":{"id":197578,"type":"article-journal","container-title":"Electronic Journal of Biotechnology","note":"publisher: Elsevier","page":"11–19","title":"Synthesis of hot spring origin bacterial cell wall polysaccharide-based copper nanoparticles with antibacterial property","volume":"68","author":[{"family":"Banerjee","given":"Aparna"},{"family":"Roy","given":"Rajendra Kr"},{"family":"Sarkar","given":"Shrabana"},{"family":"López","given":"Juan L"},{"family":"Vuree","given":"Sugunakar"},{"family":"Bandopadhyay","given":"Rajib"}],"issued":{"date-parts":[["2024"]]}}}],"schema":"https://github.com/citation-style-language/schema/raw/master/csl-citation.json"} </w:delInstrText>
        </w:r>
        <w:r w:rsidR="00631F49" w:rsidDel="00A56A75">
          <w:rPr>
            <w:spacing w:val="-5"/>
            <w:sz w:val="20"/>
            <w:szCs w:val="20"/>
            <w:lang w:val="en-US"/>
          </w:rPr>
          <w:fldChar w:fldCharType="separate"/>
        </w:r>
        <w:r w:rsidR="00CB798B" w:rsidDel="00A56A75">
          <w:rPr>
            <w:noProof/>
            <w:spacing w:val="-5"/>
            <w:sz w:val="20"/>
            <w:szCs w:val="20"/>
            <w:lang w:val="en-US"/>
          </w:rPr>
          <w:delText>[18]</w:delText>
        </w:r>
        <w:r w:rsidR="00631F49" w:rsidDel="00A56A75">
          <w:rPr>
            <w:spacing w:val="-5"/>
            <w:sz w:val="20"/>
            <w:szCs w:val="20"/>
            <w:lang w:val="en-US"/>
          </w:rPr>
          <w:fldChar w:fldCharType="end"/>
        </w:r>
        <w:r w:rsidRPr="003B14BC" w:rsidDel="00A56A75">
          <w:rPr>
            <w:spacing w:val="-5"/>
            <w:sz w:val="20"/>
            <w:szCs w:val="20"/>
            <w:lang w:val="en-US"/>
          </w:rPr>
          <w:delText xml:space="preserve"> and nanoemulsions from essential oils</w:delText>
        </w:r>
        <w:r w:rsidR="00D5317C" w:rsidDel="00A56A75">
          <w:rPr>
            <w:spacing w:val="-5"/>
            <w:sz w:val="20"/>
            <w:szCs w:val="20"/>
            <w:lang w:val="en-US"/>
          </w:rPr>
          <w:delText xml:space="preserve"> </w:delText>
        </w:r>
        <w:r w:rsidR="00D5317C" w:rsidDel="00A56A75">
          <w:rPr>
            <w:spacing w:val="-5"/>
            <w:sz w:val="20"/>
            <w:szCs w:val="20"/>
            <w:lang w:val="en-US"/>
          </w:rPr>
          <w:fldChar w:fldCharType="begin"/>
        </w:r>
        <w:r w:rsidR="00CB798B" w:rsidDel="00A56A75">
          <w:rPr>
            <w:spacing w:val="-5"/>
            <w:sz w:val="20"/>
            <w:szCs w:val="20"/>
            <w:lang w:val="en-US"/>
          </w:rPr>
          <w:delInstrText xml:space="preserve"> ADDIN ZOTERO_ITEM CSL_CITATION {"citationID":"bQ399m7w","properties":{"formattedCitation":"[19]","plainCitation":"[19]","noteIndex":0},"citationItems":[{"id":197579,"uris":["http://zotero.org/groups/6028435/items/P3PYWK7V"],"itemData":{"id":197579,"type":"article-journal","container-title":"Electronic Journal of Biotechnology","note":"publisher: Elsevier","page":"20–30","title":"A novel nanoemulsion based on clove and thyme essential oils: Characterization, antibacterial, antibiofilm and anticancer activities","volume":"68","author":[{"family":"Hashem","given":"Amr H"},{"family":"Doghish","given":"Ahmed S"},{"family":"Ismail","given":"Ahmed"},{"family":"Hassanin","given":"Mahmoud MH"},{"family":"Okla","given":"Mohammad K"},{"family":"Saleh","given":"Ibrahim A"},{"family":"AbdElgawad","given":"Hamada"},{"family":"Shehabeldine","given":"Amr M"}],"issued":{"date-parts":[["2024"]]}}}],"schema":"https://github.com/citation-style-language/schema/raw/master/csl-citation.json"} </w:delInstrText>
        </w:r>
        <w:r w:rsidR="00D5317C" w:rsidDel="00A56A75">
          <w:rPr>
            <w:spacing w:val="-5"/>
            <w:sz w:val="20"/>
            <w:szCs w:val="20"/>
            <w:lang w:val="en-US"/>
          </w:rPr>
          <w:fldChar w:fldCharType="separate"/>
        </w:r>
        <w:r w:rsidR="00CB798B" w:rsidDel="00A56A75">
          <w:rPr>
            <w:noProof/>
            <w:spacing w:val="-5"/>
            <w:sz w:val="20"/>
            <w:szCs w:val="20"/>
            <w:lang w:val="en-US"/>
          </w:rPr>
          <w:delText>[19]</w:delText>
        </w:r>
        <w:r w:rsidR="00D5317C" w:rsidDel="00A56A75">
          <w:rPr>
            <w:spacing w:val="-5"/>
            <w:sz w:val="20"/>
            <w:szCs w:val="20"/>
            <w:lang w:val="en-US"/>
          </w:rPr>
          <w:fldChar w:fldCharType="end"/>
        </w:r>
        <w:r w:rsidRPr="003B14BC" w:rsidDel="00A56A75">
          <w:rPr>
            <w:spacing w:val="-5"/>
            <w:sz w:val="20"/>
            <w:szCs w:val="20"/>
            <w:lang w:val="en-US"/>
          </w:rPr>
          <w:delText xml:space="preserve">. Fermentation emerges as a key process </w:delText>
        </w:r>
      </w:del>
      <w:del w:id="227" w:author="Juan David Velasquez" w:date="2025-11-29T18:13:00Z" w16du:dateUtc="2025-11-29T23:13:00Z">
        <w:r w:rsidRPr="003B14BC" w:rsidDel="000C3DA4">
          <w:rPr>
            <w:spacing w:val="-5"/>
            <w:sz w:val="20"/>
            <w:szCs w:val="20"/>
            <w:lang w:val="en-US"/>
          </w:rPr>
          <w:delText>in</w:delText>
        </w:r>
      </w:del>
      <w:del w:id="228" w:author="Juan David Velasquez" w:date="2025-11-29T18:17:00Z" w16du:dateUtc="2025-11-29T23:17:00Z">
        <w:r w:rsidRPr="003B14BC" w:rsidDel="00A56A75">
          <w:rPr>
            <w:spacing w:val="-5"/>
            <w:sz w:val="20"/>
            <w:szCs w:val="20"/>
            <w:lang w:val="en-US"/>
          </w:rPr>
          <w:delText xml:space="preserve"> producing high-value food and beverage products with </w:delText>
        </w:r>
        <w:r w:rsidR="00CC18BB" w:rsidDel="00A56A75">
          <w:rPr>
            <w:spacing w:val="-5"/>
            <w:sz w:val="20"/>
            <w:szCs w:val="20"/>
            <w:lang w:val="en-US"/>
          </w:rPr>
          <w:delText>enhanced</w:delText>
        </w:r>
        <w:r w:rsidRPr="003B14BC" w:rsidDel="00A56A75">
          <w:rPr>
            <w:spacing w:val="-5"/>
            <w:sz w:val="20"/>
            <w:szCs w:val="20"/>
            <w:lang w:val="en-US"/>
          </w:rPr>
          <w:delText xml:space="preserve"> biochemical stability and antioxidant capacity</w:delText>
        </w:r>
        <w:r w:rsidR="00D5317C" w:rsidDel="00A56A75">
          <w:rPr>
            <w:spacing w:val="-5"/>
            <w:sz w:val="20"/>
            <w:szCs w:val="20"/>
            <w:lang w:val="en-US"/>
          </w:rPr>
          <w:delText xml:space="preserve"> </w:delText>
        </w:r>
        <w:r w:rsidR="00D5317C" w:rsidDel="00A56A75">
          <w:rPr>
            <w:spacing w:val="-5"/>
            <w:sz w:val="20"/>
            <w:szCs w:val="20"/>
            <w:lang w:val="en-US"/>
          </w:rPr>
          <w:fldChar w:fldCharType="begin"/>
        </w:r>
        <w:r w:rsidR="00CB798B" w:rsidDel="00A56A75">
          <w:rPr>
            <w:spacing w:val="-5"/>
            <w:sz w:val="20"/>
            <w:szCs w:val="20"/>
            <w:lang w:val="en-US"/>
          </w:rPr>
          <w:delInstrText xml:space="preserve"> ADDIN ZOTERO_ITEM CSL_CITATION {"citationID":"7W69V9qF","properties":{"formattedCitation":"[20], [21]","plainCitation":"[20], [21]","noteIndex":0},"citationItems":[{"id":197580,"uris":["http://zotero.org/groups/6028435/items/UFHR2IQY"],"itemData":{"id":197580,"type":"article-journal","title":"Investigation of the potential of Rosa damascena vinegar fermented with probiotic lactic acid bacteria as a functional food Investigación del potencial del vinagre de Rosa damascena fermentado con bacterias lácticas probióticas como un alimento funcional","author":[{"family":"Ertürkmen","given":"P"},{"family":"Bulantekin","given":"Ö"},{"family":"Alp-Baltakesmez","given":"D"}]}},{"id":197582,"uris":["http://zotero.org/groups/6028435/items/YXXQQNED"],"itemData":{"id":197582,"type":"article-journal","container-title":"Electronic Journal of Biotechnology","note":"publisher: Elsevier","page":"81–89","title":"Low-alcohol light beer enriched with olive leaves extract: Cold mashing technique associated with interrupted fermentation in the brewing process","volume":"68","author":[{"family":"Cappelin","given":"Eliziane"},{"family":"Meneguzzi","given":"Daiane"},{"family":"Hendges","given":"Diogo Henrique"},{"family":"Oldoni","given":"Tatiane Luiza Cadorin"},{"family":"Daltoé","given":"Marina Leite Mitterer"},{"family":"Marchioro","given":"Marcelo Luis Kuhn"},{"family":"Cunha","given":"Mario Antônio Alves","non-dropping-particle":"da"}],"issued":{"date-parts":[["2024"]]}}}],"schema":"https://github.com/citation-style-language/schema/raw/master/csl-citation.json"} </w:delInstrText>
        </w:r>
        <w:r w:rsidR="00D5317C" w:rsidDel="00A56A75">
          <w:rPr>
            <w:spacing w:val="-5"/>
            <w:sz w:val="20"/>
            <w:szCs w:val="20"/>
            <w:lang w:val="en-US"/>
          </w:rPr>
          <w:fldChar w:fldCharType="separate"/>
        </w:r>
        <w:r w:rsidR="00CB798B" w:rsidDel="00A56A75">
          <w:rPr>
            <w:noProof/>
            <w:spacing w:val="-5"/>
            <w:sz w:val="20"/>
            <w:szCs w:val="20"/>
            <w:lang w:val="en-US"/>
          </w:rPr>
          <w:delText>[20], [21]</w:delText>
        </w:r>
        <w:r w:rsidR="00D5317C" w:rsidDel="00A56A75">
          <w:rPr>
            <w:spacing w:val="-5"/>
            <w:sz w:val="20"/>
            <w:szCs w:val="20"/>
            <w:lang w:val="en-US"/>
          </w:rPr>
          <w:fldChar w:fldCharType="end"/>
        </w:r>
        <w:r w:rsidR="003C7A68" w:rsidDel="00A56A75">
          <w:rPr>
            <w:spacing w:val="-5"/>
            <w:sz w:val="20"/>
            <w:szCs w:val="20"/>
            <w:lang w:val="en-US"/>
          </w:rPr>
          <w:delText>.</w:delText>
        </w:r>
        <w:r w:rsidRPr="003B14BC" w:rsidDel="00A56A75">
          <w:rPr>
            <w:spacing w:val="-5"/>
            <w:sz w:val="20"/>
            <w:szCs w:val="20"/>
            <w:lang w:val="en-US"/>
          </w:rPr>
          <w:delText xml:space="preserve"> Wastewater treatment through biosorption and microbial reduction effectively removes heavy metals and endocrine disruptors</w:delText>
        </w:r>
        <w:r w:rsidR="003C7A68" w:rsidDel="00A56A75">
          <w:rPr>
            <w:spacing w:val="-5"/>
            <w:sz w:val="20"/>
            <w:szCs w:val="20"/>
            <w:lang w:val="en-US"/>
          </w:rPr>
          <w:delText xml:space="preserve"> </w:delText>
        </w:r>
        <w:r w:rsidR="003C7A68" w:rsidDel="00A56A75">
          <w:rPr>
            <w:spacing w:val="-5"/>
            <w:sz w:val="20"/>
            <w:szCs w:val="20"/>
            <w:lang w:val="en-US"/>
          </w:rPr>
          <w:fldChar w:fldCharType="begin"/>
        </w:r>
        <w:r w:rsidR="00CB798B" w:rsidDel="00A56A75">
          <w:rPr>
            <w:spacing w:val="-5"/>
            <w:sz w:val="20"/>
            <w:szCs w:val="20"/>
            <w:lang w:val="en-US"/>
          </w:rPr>
          <w:delInstrText xml:space="preserve"> ADDIN ZOTERO_ITEM CSL_CITATION {"citationID":"j0wwwBEX","properties":{"formattedCitation":"[22], [23]","plainCitation":"[22], [23]","noteIndex":0},"citationItems":[{"id":197613,"uris":["http://zotero.org/groups/6028435/items/8QFT48F6"],"itemData":{"id":197613,"type":"article-journal","archive":"Scopus","container-title":"Revista Mexicana de Ingeniera Quimica","DOI":"10.24275/rmiq/Bio24170","issue":"1","title":"Optimization of copper removal through spherical agglomeration: Effect of pH precipitation and the use of Agave spp. leaf extracts as biosurfactants","title-short":"Optimización de la remoción de cobre mediante aglomeración esférica: Efecto del pH y extractos de material foliar de Agave spp. como bio surfactantes","URL":"https://www.scopus.com/inward/record.uri?eid=2-s2.0-85188712832&amp;doi=10.24275%2frmiq%2fBio24170&amp;partnerID=40&amp;md5=944bc4dcb476006c8a0c2cf7b0b7573b","volume":"23","author":[{"family":"Alcázar-Medina","given":"F.A."},{"family":"Valle-Cervantes","given":"S."},{"family":"Alcazar-Medina","given":"T.L."},{"family":"Rodríguez-Rosales","given":"M.D.J."}],"issued":{"date-parts":[["2024"]]}}},{"id":197615,"uris":["http://zotero.org/groups/6028435/items/99XPHQK6"],"itemData":{"id":197615,"type":"article-journal","archive":"Scopus","container-title":"Revista Mexicana de Ingeniera Quimica","DOI":"10.24275/rmiq/IA24167","issue":"1","title":"Sulfidogenic activity related to microbial diversity in a biological system employed for sulfate-rich wastewater treatment","title-short":"Actividad sulfidogénica relacionada con la diversidad microbiana en un sistema de tratamiento biológico para aguas ricas en sulfato","URL":"https://www.scopus.com/inward/record.uri?eid=2-s2.0-85188695758&amp;doi=10.24275%2frmiq%2fIA24167&amp;partnerID=40&amp;md5=3d0d5b75cf190716c6dd7857931f56e5","volume":"23","author":[{"family":"Loreto-Muñoz","given":"C.D."},{"family":"López-Avilés","given":"G."},{"family":"De la Cruz-Leyva","given":"M.C."},{"family":"Martin-García","given":"A.R."},{"family":"Almendariz-Tapia","given":"F.J."}],"issued":{"date-parts":[["2024"]]}}}],"schema":"https://github.com/citation-style-language/schema/raw/master/csl-citation.json"} </w:delInstrText>
        </w:r>
        <w:r w:rsidR="003C7A68" w:rsidDel="00A56A75">
          <w:rPr>
            <w:spacing w:val="-5"/>
            <w:sz w:val="20"/>
            <w:szCs w:val="20"/>
            <w:lang w:val="en-US"/>
          </w:rPr>
          <w:fldChar w:fldCharType="separate"/>
        </w:r>
        <w:r w:rsidR="00CB798B" w:rsidDel="00A56A75">
          <w:rPr>
            <w:noProof/>
            <w:spacing w:val="-5"/>
            <w:sz w:val="20"/>
            <w:szCs w:val="20"/>
            <w:lang w:val="en-US"/>
          </w:rPr>
          <w:delText>[22], [23]</w:delText>
        </w:r>
        <w:r w:rsidR="003C7A68" w:rsidDel="00A56A75">
          <w:rPr>
            <w:spacing w:val="-5"/>
            <w:sz w:val="20"/>
            <w:szCs w:val="20"/>
            <w:lang w:val="en-US"/>
          </w:rPr>
          <w:fldChar w:fldCharType="end"/>
        </w:r>
        <w:r w:rsidRPr="003B14BC" w:rsidDel="00A56A75">
          <w:rPr>
            <w:spacing w:val="-5"/>
            <w:sz w:val="20"/>
            <w:szCs w:val="20"/>
            <w:lang w:val="en-US"/>
          </w:rPr>
          <w:delText>. Simultaneously, civil engineering studies employing rice husk ash and silica fume emphasize circular strategies for reducing environmental impact</w:delText>
        </w:r>
        <w:r w:rsidR="003C7A68" w:rsidDel="00A56A75">
          <w:rPr>
            <w:spacing w:val="-5"/>
            <w:sz w:val="20"/>
            <w:szCs w:val="20"/>
            <w:lang w:val="en-US"/>
          </w:rPr>
          <w:delText xml:space="preserve"> </w:delText>
        </w:r>
        <w:r w:rsidR="003C7A68" w:rsidDel="00A56A75">
          <w:rPr>
            <w:spacing w:val="-5"/>
            <w:sz w:val="20"/>
            <w:szCs w:val="20"/>
            <w:lang w:val="en-US"/>
          </w:rPr>
          <w:fldChar w:fldCharType="begin"/>
        </w:r>
        <w:r w:rsidR="00CB798B" w:rsidDel="00A56A75">
          <w:rPr>
            <w:spacing w:val="-5"/>
            <w:sz w:val="20"/>
            <w:szCs w:val="20"/>
            <w:lang w:val="en-US"/>
          </w:rPr>
          <w:delInstrText xml:space="preserve"> ADDIN ZOTERO_ITEM CSL_CITATION {"citationID":"vkRAv84x","properties":{"formattedCitation":"[24]","plainCitation":"[24]","noteIndex":0},"citationItems":[{"id":197597,"uris":["http://zotero.org/groups/6028435/items/57PCMEJD"],"itemData":{"id":197597,"type":"article-journal","archive":"Scopus","container-title":"Revista de la Construccion","DOI":"10.7764/RDLC.23.2.413","issue":"2","page":"413-443","title":"Effect of silica fume on the microstructural and mechanical properties of concrete made with 100% recycled aggregates","volume":"23","author":[{"family":"Nadim","given":"F."},{"family":"Hasan","given":"R."},{"family":"Sobuz","given":"M.H.R."},{"family":"Ashraf","given":"J."},{"family":"Sadiqul Hasan","given":"N.M."},{"family":"Datta","given":"S.D."},{"family":"Islam","given":"M.H."},{"family":"Islam","given":"M.A."},{"family":"Awall","given":"M.R."},{"family":"Rahman","given":"S.M.A."},{"family":"Kabbo","given":"M.K.I."},{"family":"Saif","given":"Y.Y.O."}],"issued":{"date-parts":[["2024"]]}}}],"schema":"https://github.com/citation-style-language/schema/raw/master/csl-citation.json"} </w:delInstrText>
        </w:r>
        <w:r w:rsidR="003C7A68" w:rsidDel="00A56A75">
          <w:rPr>
            <w:spacing w:val="-5"/>
            <w:sz w:val="20"/>
            <w:szCs w:val="20"/>
            <w:lang w:val="en-US"/>
          </w:rPr>
          <w:fldChar w:fldCharType="separate"/>
        </w:r>
        <w:r w:rsidR="00CB798B" w:rsidDel="00A56A75">
          <w:rPr>
            <w:noProof/>
            <w:spacing w:val="-5"/>
            <w:sz w:val="20"/>
            <w:szCs w:val="20"/>
            <w:lang w:val="en-US"/>
          </w:rPr>
          <w:delText>[24]</w:delText>
        </w:r>
        <w:r w:rsidR="003C7A68" w:rsidDel="00A56A75">
          <w:rPr>
            <w:spacing w:val="-5"/>
            <w:sz w:val="20"/>
            <w:szCs w:val="20"/>
            <w:lang w:val="en-US"/>
          </w:rPr>
          <w:fldChar w:fldCharType="end"/>
        </w:r>
        <w:r w:rsidRPr="003B14BC" w:rsidDel="00A56A75">
          <w:rPr>
            <w:spacing w:val="-5"/>
            <w:sz w:val="20"/>
            <w:szCs w:val="20"/>
            <w:lang w:val="en-US"/>
          </w:rPr>
          <w:delText>. These works reveal a systemic shift toward eco-innovative bioprocesses that integrate food, energy, and material systems, positioning biomass not as residue but as a central agent of bioremediation, sustainability, and renewable energy production</w:delText>
        </w:r>
        <w:r w:rsidR="003C7A68" w:rsidDel="00A56A75">
          <w:rPr>
            <w:spacing w:val="-5"/>
            <w:sz w:val="20"/>
            <w:szCs w:val="20"/>
            <w:lang w:val="en-US"/>
          </w:rPr>
          <w:delText xml:space="preserve"> </w:delText>
        </w:r>
        <w:r w:rsidR="003C7A68" w:rsidDel="00A56A75">
          <w:rPr>
            <w:spacing w:val="-5"/>
            <w:sz w:val="20"/>
            <w:szCs w:val="20"/>
            <w:lang w:val="en-US"/>
          </w:rPr>
          <w:fldChar w:fldCharType="begin"/>
        </w:r>
        <w:r w:rsidR="00CB798B" w:rsidDel="00A56A75">
          <w:rPr>
            <w:spacing w:val="-5"/>
            <w:sz w:val="20"/>
            <w:szCs w:val="20"/>
            <w:lang w:val="en-US"/>
          </w:rPr>
          <w:delInstrText xml:space="preserve"> ADDIN ZOTERO_ITEM CSL_CITATION {"citationID":"BB8H9OS3","properties":{"formattedCitation":"[25], [26], [27]","plainCitation":"[25], [26], [27]","noteIndex":0},"citationItems":[{"id":197599,"uris":["http://zotero.org/groups/6028435/items/QCH6N4M3"],"itemData":{"id":197599,"type":"article-journal","archive":"Scopus","container-title":"Revista Mexicana de Ingeniera Quimica","DOI":"10.24275/rmiq/Alim24142","issue":"1","title":"Isolation and characterization of epiphytic, fructanolytic, homofermentative lactic acid bacteria from Agave salmiana","title-short":"Aislamiento y caracterización de bacterias ácido lácticas epífitas, fructanolíticas y homofermentativas de Agave salmiana","URL":"https://www.scopus.com/inward/record.uri?eid=2-s2.0-85188720516&amp;doi=10.24275%2frmiq%2fAlim24142&amp;partnerID=40&amp;md5=eb69d5de1d21c685ba72fb5d99ec6dad","volume":"23","author":[{"family":"Gallardo-Martínez","given":"D."},{"family":"Viniegra-González","given":"G."},{"family":"Figueroa-Martínez","given":"F."},{"family":"Rocha","given":"J."},{"family":"Cruz-Guerrero","given":"A."}],"issued":{"date-parts":[["2024"]]}}},{"id":197611,"uris":["http://zotero.org/groups/6028435/items/MPNY6S6X"],"itemData":{"id":197611,"type":"article-journal","archive":"Scopus","container-title":"Revista Mexicana de Ingeniera Quimica","DOI":"10.24275/rmiq/Alim24184","issue":"1","title":"Effects of steaming and drying on quality and antioxidant activity of white-fleshed sweet potato powder (Ipomoea batatas)","title-short":"Efectos de la cocción al vapor y el secado sobre la calidad y la actividad antioxidante del polvo de batata de pulpa blanca (Ipomoea batatas)","URL":"https://www.scopus.com/inward/record.uri?eid=2-s2.0-85188736689&amp;doi=10.24275%2frmiq%2fAlim24184&amp;partnerID=40&amp;md5=d9fd44767b1d8d85113d6360fb8f8d53","volume":"23","author":[{"family":"Thuy","given":"N.M."},{"family":"Giau","given":"T.N."},{"family":"Hao","given":"H.V."},{"family":"Dung","given":"N.C."},{"family":"Tai","given":"N.V."},{"family":"Minh","given":"V.Q."}],"issued":{"date-parts":[["2024"]]}}},{"id":197672,"uris":["http://zotero.org/groups/6028435/items/XZLMKPYE"],"itemData":{"id":197672,"type":"article-journal","container-title":"Revista Mexicana de Ingeniería Química","issue":"1","page":"1–15","title":"Effect of gum arabic concentrations on drying kinetics, anthocyanin degradation and product qualities of purple rice bran extract dried by foam-mat technique","volume":"23","author":[{"family":"Loan","given":"LTK"},{"family":"Vinh","given":"BT"},{"family":"Tai","given":"NV"}],"issued":{"date-parts":[["2023"]]}}}],"schema":"https://github.com/citation-style-language/schema/raw/master/csl-citation.json"} </w:delInstrText>
        </w:r>
        <w:r w:rsidR="003C7A68" w:rsidDel="00A56A75">
          <w:rPr>
            <w:spacing w:val="-5"/>
            <w:sz w:val="20"/>
            <w:szCs w:val="20"/>
            <w:lang w:val="en-US"/>
          </w:rPr>
          <w:fldChar w:fldCharType="separate"/>
        </w:r>
        <w:r w:rsidR="00CB798B" w:rsidDel="00A56A75">
          <w:rPr>
            <w:noProof/>
            <w:spacing w:val="-5"/>
            <w:sz w:val="20"/>
            <w:szCs w:val="20"/>
            <w:lang w:val="en-US"/>
          </w:rPr>
          <w:delText>[25], [26], [27]</w:delText>
        </w:r>
        <w:r w:rsidR="003C7A68" w:rsidDel="00A56A75">
          <w:rPr>
            <w:spacing w:val="-5"/>
            <w:sz w:val="20"/>
            <w:szCs w:val="20"/>
            <w:lang w:val="en-US"/>
          </w:rPr>
          <w:fldChar w:fldCharType="end"/>
        </w:r>
        <w:r w:rsidRPr="003B14BC" w:rsidDel="00A56A75">
          <w:rPr>
            <w:spacing w:val="-5"/>
            <w:sz w:val="20"/>
            <w:szCs w:val="20"/>
            <w:lang w:val="en-US"/>
          </w:rPr>
          <w:delText>.</w:delText>
        </w:r>
        <w:r w:rsidR="00EB273F" w:rsidDel="00A56A75">
          <w:rPr>
            <w:spacing w:val="-5"/>
            <w:sz w:val="20"/>
            <w:szCs w:val="20"/>
            <w:lang w:val="en-US"/>
          </w:rPr>
          <w:delText xml:space="preserve"> </w:delText>
        </w:r>
      </w:del>
    </w:p>
    <w:p w14:paraId="3026E0B3" w14:textId="77777777" w:rsidR="00182F7F" w:rsidRDefault="00182F7F" w:rsidP="00182F7F">
      <w:pPr>
        <w:ind w:firstLine="284"/>
        <w:rPr>
          <w:spacing w:val="-5"/>
          <w:sz w:val="20"/>
          <w:szCs w:val="20"/>
          <w:lang w:val="en-US"/>
        </w:rPr>
      </w:pPr>
    </w:p>
    <w:p w14:paraId="7FBCA8A3" w14:textId="77777777" w:rsidR="00A56A75" w:rsidRDefault="00A56A75" w:rsidP="00A56A75">
      <w:pPr>
        <w:pStyle w:val="Ttulo3"/>
        <w:rPr>
          <w:ins w:id="229" w:author="Juan David Velasquez" w:date="2025-11-29T18:18:00Z" w16du:dateUtc="2025-11-29T23:18:00Z"/>
        </w:rPr>
      </w:pPr>
      <w:ins w:id="230" w:author="Juan David Velasquez" w:date="2025-11-29T18:18:00Z" w16du:dateUtc="2025-11-29T23:18:00Z">
        <w:r w:rsidRPr="00A77F97">
          <w:t>AI and data-driven technologies</w:t>
        </w:r>
      </w:ins>
    </w:p>
    <w:p w14:paraId="039E750C" w14:textId="77777777" w:rsidR="00A56A75" w:rsidRDefault="00A56A75" w:rsidP="00A56A75">
      <w:pPr>
        <w:ind w:firstLine="284"/>
        <w:rPr>
          <w:ins w:id="231" w:author="Juan David Velasquez" w:date="2025-11-29T18:18:00Z" w16du:dateUtc="2025-11-29T23:18:00Z"/>
          <w:spacing w:val="-5"/>
          <w:sz w:val="20"/>
          <w:szCs w:val="20"/>
          <w:lang w:val="en-US"/>
        </w:rPr>
      </w:pPr>
    </w:p>
    <w:p w14:paraId="70FCFC30" w14:textId="77777777" w:rsidR="00A56A75" w:rsidRDefault="00A56A75" w:rsidP="00A56A75">
      <w:pPr>
        <w:ind w:firstLine="284"/>
        <w:rPr>
          <w:ins w:id="232" w:author="Juan David Velasquez" w:date="2025-11-29T18:18:00Z" w16du:dateUtc="2025-11-29T23:18:00Z"/>
          <w:spacing w:val="-5"/>
          <w:sz w:val="20"/>
          <w:szCs w:val="20"/>
          <w:lang w:val="en-US"/>
        </w:rPr>
      </w:pPr>
      <w:ins w:id="233" w:author="Juan David Velasquez" w:date="2025-11-29T18:18:00Z" w16du:dateUtc="2025-11-29T23:18:00Z">
        <w:r w:rsidRPr="003B14BC">
          <w:rPr>
            <w:spacing w:val="-5"/>
            <w:sz w:val="20"/>
            <w:szCs w:val="20"/>
            <w:lang w:val="en-US"/>
          </w:rPr>
          <w:t xml:space="preserve">This thematic cluster highlights the convergence of artificial intelligence, machine learning, and data-driven technologies applied to complex classification and optimization tasks across </w:t>
        </w:r>
        <w:r>
          <w:rPr>
            <w:spacing w:val="-5"/>
            <w:sz w:val="20"/>
            <w:szCs w:val="20"/>
            <w:lang w:val="en-US"/>
          </w:rPr>
          <w:t>domains</w:t>
        </w:r>
        <w:r w:rsidRPr="003B14BC">
          <w:rPr>
            <w:spacing w:val="-5"/>
            <w:sz w:val="20"/>
            <w:szCs w:val="20"/>
            <w:lang w:val="en-US"/>
          </w:rPr>
          <w:t xml:space="preserve"> </w:t>
        </w:r>
        <w:r>
          <w:rPr>
            <w:spacing w:val="-5"/>
            <w:sz w:val="20"/>
            <w:szCs w:val="20"/>
            <w:lang w:val="en-US"/>
          </w:rPr>
          <w:t>such as</w:t>
        </w:r>
        <w:r w:rsidRPr="003B14BC">
          <w:rPr>
            <w:spacing w:val="-5"/>
            <w:sz w:val="20"/>
            <w:szCs w:val="20"/>
            <w:lang w:val="en-US"/>
          </w:rPr>
          <w:t xml:space="preserve"> healthcare, agriculture, engineering, and digital security. Core </w:t>
        </w:r>
        <w:r>
          <w:rPr>
            <w:spacing w:val="-5"/>
            <w:sz w:val="20"/>
            <w:szCs w:val="20"/>
            <w:lang w:val="en-US"/>
          </w:rPr>
          <w:t>methods, such as convolutional neural networks, support vector machines, and fuzzy logic, are used</w:t>
        </w:r>
        <w:r>
          <w:rPr>
            <w:spacing w:val="-5"/>
            <w:sz w:val="20"/>
            <w:szCs w:val="20"/>
            <w:lang w:val="en-US"/>
          </w:rPr>
          <w:t xml:space="preserve"> </w:t>
        </w:r>
        <w:r>
          <w:rPr>
            <w:spacing w:val="-5"/>
            <w:sz w:val="20"/>
            <w:szCs w:val="20"/>
            <w:lang w:val="en-US"/>
          </w:rPr>
          <w:t>to extract and interpret high-dimensional data, thereby enhancing</w:t>
        </w:r>
        <w:r w:rsidRPr="003B14BC">
          <w:rPr>
            <w:spacing w:val="-5"/>
            <w:sz w:val="20"/>
            <w:szCs w:val="20"/>
            <w:lang w:val="en-US"/>
          </w:rPr>
          <w:t xml:space="preserve"> prediction accuracy and decision-making efficiency</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{"citationID":"wZpUXNxV","properties":{"formattedCitation":"[28], [37], [38], [39]","plainCitation":"[28], [37], [38], [39]","noteIndex":0},"citationItems":[{"id":197675,"uris":["http://zotero.org/groups/6028435/items/KYHEKZ2I"],"itemData":{"id":197675,"type":"article-journal","container-title":"Computación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197666,"uris":["http://zotero.org/groups/6028435/items/GKAKPRDM"],"itemData":{"id":197666,"type":"article-journal","container-title":"Journal of Applied Research and Technology","issue":"1","page":"22–31","title":"A matlab based graphical user interface for the monitoring and early detection of keratoconus","volume":"22","author":[{"family":"Fourati","given":"I Kallel"},{"family":"Kammoun","given":"S"}],"issued":{"date-parts":[["2024"]]}}},{"id":197629,"uris":["http://zotero.org/groups/6028435/items/THM22BUU"],"itemData":{"id":197629,"type":"article-journal","archive":"Scopus","container-title":"Computacion y Sistemas","DOI":"10.13053/CyS-28-1-4892","issue":"1","page":"245-256","title":"Lightweight CNN for Detecting Microcalcifications Clusters in Digital Mammograms","volume":"28","author":[{"family":"Luna-Lozoya","given":"R.S."},{"family":"Jesús Ochoa-Domínguez","given":"H.","non-dropping-particle":"de"},{"family":"Sossa-Azuela","given":"J.H."},{"family":"Cruz-Sánchez","given":"V.G."},{"family":"Vergara-Villegas","given":"O.O."}],"issued":{"date-parts":[["2024"]]}}},{"id":197674,"uris":["http://zotero.org/groups/6028435/items/U7J936BD"],"itemData":{"id":197674,"type":"article-journal","container-title":"Computación y Sistemas","issue":"1","note":"publisher: Instituto Politécnico Nacional, Centro de Investigación en Computación","page":"271–282","title":"Corn/Weed Plants Detection Under Authentic Fields based on Patching Segmentation and Classification Networks","volume":"28","author":[{"family":"Garibaldi-Márquez","given":"Francisco"},{"family":"Flores","given":"Gerardo"},{"family":"Valentín-Coronado","given":"Luis M"}],"issued":{"date-parts":[["2024"]]}}}],"schema":"https://github.com/citation-style-language/schema/raw/master/csl-citation.json"}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[28], [37], [38], [39]</w:t>
        </w:r>
        <w:r>
          <w:rPr>
            <w:spacing w:val="-5"/>
            <w:sz w:val="20"/>
            <w:szCs w:val="20"/>
            <w:lang w:val="en-US"/>
          </w:rPr>
          <w:fldChar w:fldCharType="end"/>
        </w:r>
        <w:r w:rsidRPr="003B14BC">
          <w:rPr>
            <w:spacing w:val="-5"/>
            <w:sz w:val="20"/>
            <w:szCs w:val="20"/>
            <w:lang w:val="en-US"/>
          </w:rPr>
          <w:t xml:space="preserve">. Applications emphasize </w:t>
        </w:r>
        <w:r>
          <w:rPr>
            <w:spacing w:val="-5"/>
            <w:sz w:val="20"/>
            <w:szCs w:val="20"/>
            <w:lang w:val="en-US"/>
          </w:rPr>
          <w:t xml:space="preserve">the development of </w:t>
        </w:r>
        <w:r w:rsidRPr="003B14BC">
          <w:rPr>
            <w:spacing w:val="-5"/>
            <w:sz w:val="20"/>
            <w:szCs w:val="20"/>
            <w:lang w:val="en-US"/>
          </w:rPr>
          <w:t>context-aware</w:t>
        </w:r>
        <w:r>
          <w:rPr>
            <w:spacing w:val="-5"/>
            <w:sz w:val="20"/>
            <w:szCs w:val="20"/>
            <w:lang w:val="en-US"/>
          </w:rPr>
          <w:t>,</w:t>
        </w:r>
        <w:r w:rsidRPr="003B14BC">
          <w:rPr>
            <w:spacing w:val="-5"/>
            <w:sz w:val="20"/>
            <w:szCs w:val="20"/>
            <w:lang w:val="en-US"/>
          </w:rPr>
          <w:t xml:space="preserve"> scalable systems enabled by big data, cloud computing, and</w:t>
        </w:r>
        <w:r>
          <w:rPr>
            <w:spacing w:val="-5"/>
            <w:sz w:val="20"/>
            <w:szCs w:val="20"/>
            <w:lang w:val="en-US"/>
          </w:rPr>
          <w:t xml:space="preserve"> the Internet of Things</w:t>
        </w:r>
        <w:r w:rsidRPr="003B14BC">
          <w:rPr>
            <w:spacing w:val="-5"/>
            <w:sz w:val="20"/>
            <w:szCs w:val="20"/>
            <w:lang w:val="en-US"/>
          </w:rPr>
          <w:t xml:space="preserve"> </w:t>
        </w:r>
        <w:r>
          <w:rPr>
            <w:spacing w:val="-5"/>
            <w:sz w:val="20"/>
            <w:szCs w:val="20"/>
            <w:lang w:val="en-US"/>
          </w:rPr>
          <w:t>(</w:t>
        </w:r>
        <w:r w:rsidRPr="003B14BC">
          <w:rPr>
            <w:spacing w:val="-5"/>
            <w:sz w:val="20"/>
            <w:szCs w:val="20"/>
            <w:lang w:val="en-US"/>
          </w:rPr>
          <w:t>IoT</w:t>
        </w:r>
        <w:r>
          <w:rPr>
            <w:spacing w:val="-5"/>
            <w:sz w:val="20"/>
            <w:szCs w:val="20"/>
            <w:lang w:val="en-US"/>
          </w:rPr>
          <w:t>)</w:t>
        </w:r>
        <w:r w:rsidRPr="003B14BC">
          <w:rPr>
            <w:spacing w:val="-5"/>
            <w:sz w:val="20"/>
            <w:szCs w:val="20"/>
            <w:lang w:val="en-US"/>
          </w:rPr>
          <w:t xml:space="preserve"> infrastructures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{"citationID":"Tyqj52F8","properties":{"formattedCitation":"[29], [30]","plainCitation":"[29], [30]","noteIndex":0},"citationItems":[{"id":197665,"uris":["http://zotero.org/groups/6028435/items/VJE43PJR"],"itemData":{"id":197665,"type":"article-journal","container-title":"Formación universitaria","issue":"1","page":"155–164","title":"Artificial intelligence and its scientific production in the area of education","volume":"17","author":[{"family":"Mena","given":"A"},{"family":"Vázquez","given":"E"},{"family":"Fernández","given":"E"},{"family":"López","given":"E"}],"issued":{"date-parts":[["2024"]]}}},{"id":197677,"uris":["http://zotero.org/groups/6028435/items/N9S2EATW"],"itemData":{"id":197677,"type":"article-journal","container-title":"Computación y Sistemas","issue":"1","note":"publisher: Instituto Politécnico Nacional, Centro de Investigación en Computación","page":"85–98","title":"Multi-instrument based N-grams for composer classification task","volume":"28","author":[{"family":"Gelbukh","given":"Alexander"},{"family":"Pérez Alvarez","given":"Daniel Alejandro"},{"family":"Kolesnikova","given":"Olga"},{"family":"Chanona-Hernandez","given":"Liliana"},{"family":"Sidorov","given":"Grigori"}],"issued":{"date-parts":[["2024"]]}}}],"schema":"https://github.com/citation-style-language/schema/raw/master/csl-citation.json"}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[29], [30]</w:t>
        </w:r>
        <w:r>
          <w:rPr>
            <w:spacing w:val="-5"/>
            <w:sz w:val="20"/>
            <w:szCs w:val="20"/>
            <w:lang w:val="en-US"/>
          </w:rPr>
          <w:fldChar w:fldCharType="end"/>
        </w:r>
        <w:r w:rsidRPr="003B14BC">
          <w:rPr>
            <w:spacing w:val="-5"/>
            <w:sz w:val="20"/>
            <w:szCs w:val="20"/>
            <w:lang w:val="en-US"/>
          </w:rPr>
          <w:t xml:space="preserve">. Energy </w:t>
        </w:r>
        <w:r w:rsidRPr="003B14BC">
          <w:rPr>
            <w:spacing w:val="-5"/>
            <w:sz w:val="20"/>
            <w:szCs w:val="20"/>
            <w:lang w:val="en-US"/>
          </w:rPr>
          <w:lastRenderedPageBreak/>
          <w:t>efficiency and sustainability emerge as underlying priorities in computational model design</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{"citationID":"iw5hzZ8o","properties":{"formattedCitation":"[37], [40]","plainCitation":"[37], [40]","noteIndex":0},"citationItems":[{"id":197666,"uris":["http://zotero.org/groups/6028435/items/GKAKPRDM"],"itemData":{"id":197666,"type":"article-journal","container-title":"Journal of Applied Research and Technology","issue":"1","page":"22–31","title":"A matlab based graphical user interface for the monitoring and early detection of keratoconus","volume":"22","author":[{"family":"Fourati","given":"I Kallel"},{"family":"Kammoun","given":"S"}],"issued":{"date-parts":[["2024"]]}}},{"id":197663,"uris":["http://zotero.org/groups/6028435/items/DLG3LHM4"],"itemData":{"id":197663,"type":"article-journal","container-title":"Ingeniería e Investigación","issue":"1","note":"publisher: Universidad Nacional de Colombia","page":"9","title":"Reduction of large scale linear dynamic mimo systems using aco-pid controller","volume":"44","author":[{"family":"Alkhasraji","given":"Jafaar Mohammed"},{"family":"Shneen","given":"Salam W"},{"family":"Sulttan","given":"Mohammed Q"}],"issued":{"date-parts":[["2024"]]}}}],"schema":"https://github.com/citation-style-language/schema/raw/master/csl-citation.json"}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[37], [40]</w:t>
        </w:r>
        <w:r>
          <w:rPr>
            <w:spacing w:val="-5"/>
            <w:sz w:val="20"/>
            <w:szCs w:val="20"/>
            <w:lang w:val="en-US"/>
          </w:rPr>
          <w:fldChar w:fldCharType="end"/>
        </w:r>
        <w:r w:rsidRPr="003B14BC">
          <w:rPr>
            <w:spacing w:val="-5"/>
            <w:sz w:val="20"/>
            <w:szCs w:val="20"/>
            <w:lang w:val="en-US"/>
          </w:rPr>
          <w:t>. Natural language processing extends these approaches to unstructured data, illustrating AI’s cross-functional versatility</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{"citationID":"lPaG3CIW","properties":{"formattedCitation":"[30]","plainCitation":"[30]","noteIndex":0},"citationItems":[{"id":197677,"uris":["http://zotero.org/groups/6028435/items/N9S2EATW"],"itemData":{"id":197677,"type":"article-journal","container-title":"Computación y Sistemas","issue":"1","note":"publisher: Instituto Politécnico Nacional, Centro de Investigación en Computación","page":"85–98","title":"Multi-instrument based N-grams for composer classification task","volume":"28","author":[{"family":"Gelbukh","given":"Alexander"},{"family":"Pérez Alvarez","given":"Daniel Alejandro"},{"family":"Kolesnikova","given":"Olga"},{"family":"Chanona-Hernandez","given":"Liliana"},{"family":"Sidorov","given":"Grigori"}],"issued":{"date-parts":[["2024"]]}}}],"schema":"https://github.com/citation-style-language/schema/raw/master/csl-citation.json"}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[30]</w:t>
        </w:r>
        <w:r>
          <w:rPr>
            <w:spacing w:val="-5"/>
            <w:sz w:val="20"/>
            <w:szCs w:val="20"/>
            <w:lang w:val="en-US"/>
          </w:rPr>
          <w:fldChar w:fldCharType="end"/>
        </w:r>
        <w:r w:rsidRPr="003B14BC">
          <w:rPr>
            <w:spacing w:val="-5"/>
            <w:sz w:val="20"/>
            <w:szCs w:val="20"/>
            <w:lang w:val="en-US"/>
          </w:rPr>
          <w:t xml:space="preserve">. Collectively, </w:t>
        </w:r>
        <w:r w:rsidRPr="003B14BC">
          <w:rPr>
            <w:spacing w:val="-5"/>
            <w:sz w:val="20"/>
            <w:szCs w:val="20"/>
            <w:lang w:val="en-US"/>
          </w:rPr>
          <w:t xml:space="preserve">these studies reflect a shift toward intelligent, adaptive systems that unify digital architectures and learning-based models </w:t>
        </w:r>
        <w:r>
          <w:rPr>
            <w:spacing w:val="-5"/>
            <w:sz w:val="20"/>
            <w:szCs w:val="20"/>
            <w:lang w:val="en-US"/>
          </w:rPr>
          <w:t>to</w:t>
        </w:r>
        <w:r w:rsidRPr="003B14BC">
          <w:rPr>
            <w:spacing w:val="-5"/>
            <w:sz w:val="20"/>
            <w:szCs w:val="20"/>
            <w:lang w:val="en-US"/>
          </w:rPr>
          <w:t xml:space="preserve"> </w:t>
        </w:r>
        <w:r w:rsidRPr="003B14BC">
          <w:rPr>
            <w:spacing w:val="-5"/>
            <w:sz w:val="20"/>
            <w:szCs w:val="20"/>
            <w:lang w:val="en-US"/>
          </w:rPr>
          <w:t>solv</w:t>
        </w:r>
        <w:r>
          <w:rPr>
            <w:spacing w:val="-5"/>
            <w:sz w:val="20"/>
            <w:szCs w:val="20"/>
            <w:lang w:val="en-US"/>
          </w:rPr>
          <w:t>e</w:t>
        </w:r>
        <w:r w:rsidRPr="003B14BC">
          <w:rPr>
            <w:spacing w:val="-5"/>
            <w:sz w:val="20"/>
            <w:szCs w:val="20"/>
            <w:lang w:val="en-US"/>
          </w:rPr>
          <w:t xml:space="preserve"> real-world engineering problems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{"citationID":"kKVkt8Q8","properties":{"formattedCitation":"[28], [41]","plainCitation":"[28], [41]","noteIndex":0},"citationItems":[{"id":197675,"uris":["http://zotero.org/groups/6028435/items/KYHEKZ2I"],"itemData":{"id":197675,"type":"article-journal","container-title":"Computación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197585,"uris":["http://zotero.org/groups/6028435/items/53TR4XA2"],"itemData":{"id":197585,"type":"article-journal","archive":"Scopus","container-title":"Journal of Applied Research and Technology","DOI":"10.22201/icat.24486736e.2024.22.2.2269","page":"219-229","title":"Modern techniques in detecting, identifying and classifying fruits according to the developed machine learning algorithm","volume":"22","author":[{"family":"Khalid","given":"H."}],"issued":{"date-parts":[["2024"]]}}}],"schema":"https://github.com/citation-style-language/schema/raw/master/csl-citation.json"}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[28], [41]</w:t>
        </w:r>
        <w:r>
          <w:rPr>
            <w:spacing w:val="-5"/>
            <w:sz w:val="20"/>
            <w:szCs w:val="20"/>
            <w:lang w:val="en-US"/>
          </w:rPr>
          <w:fldChar w:fldCharType="end"/>
        </w:r>
        <w:r w:rsidRPr="003B14BC">
          <w:rPr>
            <w:spacing w:val="-5"/>
            <w:sz w:val="20"/>
            <w:szCs w:val="20"/>
            <w:lang w:val="en-US"/>
          </w:rPr>
          <w:t>.</w:t>
        </w:r>
      </w:ins>
    </w:p>
    <w:p w14:paraId="3463AB6F" w14:textId="77777777" w:rsidR="00A56A75" w:rsidRDefault="00A56A75" w:rsidP="00A56A75">
      <w:pPr>
        <w:ind w:firstLine="284"/>
        <w:rPr>
          <w:ins w:id="234" w:author="Juan David Velasquez" w:date="2025-11-29T18:18:00Z" w16du:dateUtc="2025-11-29T23:18:00Z"/>
          <w:spacing w:val="-5"/>
          <w:sz w:val="20"/>
          <w:szCs w:val="20"/>
          <w:lang w:val="en-US"/>
        </w:rPr>
      </w:pPr>
    </w:p>
    <w:p w14:paraId="5E870B84" w14:textId="77777777" w:rsidR="00182F7F" w:rsidRDefault="00182F7F" w:rsidP="00182F7F">
      <w:pPr>
        <w:ind w:firstLine="284"/>
        <w:rPr>
          <w:spacing w:val="-5"/>
          <w:sz w:val="20"/>
          <w:szCs w:val="20"/>
          <w:lang w:val="en-US"/>
        </w:rPr>
        <w:sectPr w:rsidR="00182F7F" w:rsidSect="000740A4">
          <w:type w:val="continuous"/>
          <w:pgSz w:w="12242" w:h="15842" w:code="1"/>
          <w:pgMar w:top="1247" w:right="958" w:bottom="1247" w:left="958" w:header="731" w:footer="709" w:gutter="397"/>
          <w:cols w:num="2" w:space="227"/>
          <w:docGrid w:linePitch="360"/>
        </w:sectPr>
      </w:pPr>
    </w:p>
    <w:p w14:paraId="4D5503CB" w14:textId="77777777" w:rsidR="000D5A34" w:rsidRDefault="00A53454" w:rsidP="00016584">
      <w:pPr>
        <w:keepNext/>
        <w:keepLines/>
        <w:jc w:val="center"/>
        <w:rPr>
          <w:sz w:val="16"/>
          <w:szCs w:val="16"/>
          <w:lang w:val="en-US"/>
        </w:rPr>
      </w:pPr>
      <w:r w:rsidRPr="00A53454">
        <w:rPr>
          <w:noProof/>
          <w:sz w:val="16"/>
          <w:szCs w:val="16"/>
          <w:lang w:val="en-US"/>
        </w:rPr>
        <w:drawing>
          <wp:inline distT="0" distB="0" distL="0" distR="0" wp14:anchorId="03EB8650" wp14:editId="4435096E">
            <wp:extent cx="5122743" cy="4733212"/>
            <wp:effectExtent l="0" t="0" r="0" b="4445"/>
            <wp:docPr id="1041890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90644" name=""/>
                    <pic:cNvPicPr/>
                  </pic:nvPicPr>
                  <pic:blipFill>
                    <a:blip r:embed="rId20"/>
                    <a:stretch>
                      <a:fillRect/>
                    </a:stretch>
                  </pic:blipFill>
                  <pic:spPr>
                    <a:xfrm>
                      <a:off x="0" y="0"/>
                      <a:ext cx="5191386" cy="4796635"/>
                    </a:xfrm>
                    <a:prstGeom prst="rect">
                      <a:avLst/>
                    </a:prstGeom>
                  </pic:spPr>
                </pic:pic>
              </a:graphicData>
            </a:graphic>
          </wp:inline>
        </w:drawing>
      </w:r>
    </w:p>
    <w:p w14:paraId="3FE6EC30" w14:textId="77777777" w:rsidR="00016584" w:rsidRPr="00C55E17" w:rsidRDefault="00016584" w:rsidP="00016584">
      <w:pPr>
        <w:keepNext/>
        <w:keepLines/>
        <w:rPr>
          <w:sz w:val="16"/>
          <w:szCs w:val="16"/>
          <w:lang w:val="en-US"/>
        </w:rPr>
      </w:pPr>
      <w:r w:rsidRPr="00C55E17">
        <w:rPr>
          <w:sz w:val="16"/>
          <w:szCs w:val="16"/>
          <w:lang w:val="en-US"/>
        </w:rPr>
        <w:t xml:space="preserve">Figure </w:t>
      </w:r>
      <w:r>
        <w:rPr>
          <w:sz w:val="16"/>
          <w:szCs w:val="16"/>
          <w:lang w:val="en-US"/>
        </w:rPr>
        <w:t>7</w:t>
      </w:r>
      <w:r w:rsidRPr="00C55E17">
        <w:rPr>
          <w:sz w:val="16"/>
          <w:szCs w:val="16"/>
          <w:lang w:val="en-US"/>
        </w:rPr>
        <w:t xml:space="preserve">. </w:t>
      </w:r>
      <w:r>
        <w:rPr>
          <w:sz w:val="16"/>
          <w:szCs w:val="16"/>
          <w:lang w:val="en-US"/>
        </w:rPr>
        <w:t>Coupling network</w:t>
      </w:r>
      <w:r w:rsidRPr="00A040A5">
        <w:rPr>
          <w:sz w:val="16"/>
          <w:szCs w:val="16"/>
          <w:lang w:val="en-US"/>
        </w:rPr>
        <w:t>.</w:t>
      </w:r>
      <w:r w:rsidRPr="00C55E17">
        <w:rPr>
          <w:sz w:val="16"/>
          <w:szCs w:val="16"/>
          <w:lang w:val="en-US"/>
        </w:rPr>
        <w:t xml:space="preserve"> </w:t>
      </w:r>
    </w:p>
    <w:p w14:paraId="67ECC2EA" w14:textId="434AED60" w:rsidR="00016584" w:rsidRDefault="00016584" w:rsidP="005E0185">
      <w:pPr>
        <w:keepLines/>
        <w:rPr>
          <w:sz w:val="16"/>
          <w:szCs w:val="16"/>
          <w:lang w:val="en-US"/>
        </w:rPr>
      </w:pPr>
      <w:r w:rsidRPr="00C55E17">
        <w:rPr>
          <w:sz w:val="16"/>
          <w:szCs w:val="16"/>
          <w:lang w:val="en-US"/>
        </w:rPr>
        <w:t>Source: The authors.</w:t>
      </w:r>
      <w:r w:rsidR="005E0185">
        <w:rPr>
          <w:sz w:val="16"/>
          <w:szCs w:val="16"/>
          <w:lang w:val="en-US"/>
        </w:rPr>
        <w:t xml:space="preserve"> </w:t>
      </w:r>
    </w:p>
    <w:p w14:paraId="18CC7040" w14:textId="77777777" w:rsidR="005E0185" w:rsidRDefault="005E0185" w:rsidP="005E0185">
      <w:pPr>
        <w:ind w:firstLine="284"/>
        <w:rPr>
          <w:spacing w:val="-5"/>
          <w:sz w:val="20"/>
          <w:szCs w:val="20"/>
          <w:lang w:val="en-US"/>
        </w:rPr>
      </w:pPr>
    </w:p>
    <w:p w14:paraId="75FB1300" w14:textId="77777777" w:rsidR="005E0185" w:rsidRDefault="005E0185" w:rsidP="005E0185">
      <w:pPr>
        <w:keepNext/>
        <w:keepLines/>
        <w:rPr>
          <w:spacing w:val="-5"/>
          <w:sz w:val="16"/>
          <w:szCs w:val="16"/>
          <w:lang w:val="en-US"/>
        </w:rPr>
      </w:pPr>
      <w:r w:rsidRPr="00620508">
        <w:rPr>
          <w:spacing w:val="-5"/>
          <w:sz w:val="16"/>
          <w:szCs w:val="16"/>
          <w:lang w:val="en-US"/>
        </w:rPr>
        <w:lastRenderedPageBreak/>
        <w:t>Table</w:t>
      </w:r>
      <w:r>
        <w:rPr>
          <w:spacing w:val="-5"/>
          <w:sz w:val="16"/>
          <w:szCs w:val="16"/>
          <w:lang w:val="en-US"/>
        </w:rPr>
        <w:t xml:space="preserve"> 5.</w:t>
      </w:r>
    </w:p>
    <w:p w14:paraId="3C14D957" w14:textId="77777777" w:rsidR="005E0185" w:rsidRDefault="005E0185" w:rsidP="005E0185">
      <w:pPr>
        <w:keepNext/>
        <w:keepLines/>
        <w:rPr>
          <w:spacing w:val="-5"/>
          <w:sz w:val="16"/>
          <w:szCs w:val="16"/>
          <w:lang w:val="en-US"/>
        </w:rPr>
      </w:pPr>
      <w:r>
        <w:rPr>
          <w:spacing w:val="-5"/>
          <w:sz w:val="16"/>
          <w:szCs w:val="16"/>
          <w:lang w:val="en-US"/>
        </w:rPr>
        <w:t>Dominant themes.</w:t>
      </w:r>
    </w:p>
    <w:tbl>
      <w:tblPr>
        <w:tblStyle w:val="Tablaconcuadrcula"/>
        <w:tblW w:w="9918" w:type="dxa"/>
        <w:tblInd w:w="-142" w:type="dxa"/>
        <w:tblBorders>
          <w:top w:val="double" w:sz="4"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9"/>
        <w:gridCol w:w="1202"/>
        <w:gridCol w:w="1276"/>
        <w:gridCol w:w="4961"/>
      </w:tblGrid>
      <w:tr w:rsidR="005E0185" w14:paraId="5DF1D674" w14:textId="77777777" w:rsidTr="004A2B88">
        <w:tc>
          <w:tcPr>
            <w:tcW w:w="2479" w:type="dxa"/>
            <w:tcBorders>
              <w:top w:val="double" w:sz="4" w:space="0" w:color="auto"/>
              <w:bottom w:val="single" w:sz="4" w:space="0" w:color="auto"/>
            </w:tcBorders>
          </w:tcPr>
          <w:p w14:paraId="06E2BF7E" w14:textId="77777777" w:rsidR="005E0185" w:rsidRPr="00B22DE9" w:rsidRDefault="005E0185" w:rsidP="004A2B88">
            <w:pPr>
              <w:keepNext/>
              <w:keepLines/>
              <w:jc w:val="left"/>
              <w:rPr>
                <w:spacing w:val="-5"/>
                <w:sz w:val="16"/>
                <w:szCs w:val="16"/>
                <w:lang w:val="en-US"/>
              </w:rPr>
            </w:pPr>
            <w:r>
              <w:rPr>
                <w:spacing w:val="-5"/>
                <w:sz w:val="16"/>
                <w:szCs w:val="16"/>
                <w:lang w:val="en-US"/>
              </w:rPr>
              <w:t>Theme</w:t>
            </w:r>
            <w:r w:rsidRPr="00B22DE9">
              <w:rPr>
                <w:spacing w:val="-5"/>
                <w:sz w:val="16"/>
                <w:szCs w:val="16"/>
                <w:lang w:val="en-US"/>
              </w:rPr>
              <w:t xml:space="preserve"> Name</w:t>
            </w:r>
          </w:p>
        </w:tc>
        <w:tc>
          <w:tcPr>
            <w:tcW w:w="1202" w:type="dxa"/>
            <w:tcBorders>
              <w:top w:val="double" w:sz="4" w:space="0" w:color="auto"/>
              <w:bottom w:val="single" w:sz="4" w:space="0" w:color="auto"/>
            </w:tcBorders>
          </w:tcPr>
          <w:p w14:paraId="43D8F2EE" w14:textId="77777777" w:rsidR="005E0185" w:rsidRPr="00B22DE9" w:rsidRDefault="005E0185" w:rsidP="004A2B88">
            <w:pPr>
              <w:keepNext/>
              <w:keepLines/>
              <w:rPr>
                <w:spacing w:val="-5"/>
                <w:sz w:val="16"/>
                <w:szCs w:val="16"/>
                <w:lang w:val="en-US"/>
              </w:rPr>
            </w:pPr>
            <w:r>
              <w:rPr>
                <w:spacing w:val="-5"/>
                <w:sz w:val="16"/>
                <w:szCs w:val="16"/>
                <w:lang w:val="en-US"/>
              </w:rPr>
              <w:t>Num Terms</w:t>
            </w:r>
          </w:p>
        </w:tc>
        <w:tc>
          <w:tcPr>
            <w:tcW w:w="1276" w:type="dxa"/>
            <w:tcBorders>
              <w:top w:val="double" w:sz="4" w:space="0" w:color="auto"/>
              <w:bottom w:val="single" w:sz="4" w:space="0" w:color="auto"/>
            </w:tcBorders>
          </w:tcPr>
          <w:p w14:paraId="74EC6A1A" w14:textId="77777777" w:rsidR="005E0185" w:rsidRPr="00B22DE9" w:rsidRDefault="005E0185" w:rsidP="004A2B88">
            <w:pPr>
              <w:keepNext/>
              <w:keepLines/>
              <w:rPr>
                <w:spacing w:val="-5"/>
                <w:sz w:val="16"/>
                <w:szCs w:val="16"/>
                <w:lang w:val="en-US"/>
              </w:rPr>
            </w:pPr>
            <w:r>
              <w:rPr>
                <w:spacing w:val="-5"/>
                <w:sz w:val="16"/>
                <w:szCs w:val="16"/>
                <w:lang w:val="en-US"/>
              </w:rPr>
              <w:t>Percentage</w:t>
            </w:r>
          </w:p>
        </w:tc>
        <w:tc>
          <w:tcPr>
            <w:tcW w:w="4961" w:type="dxa"/>
            <w:tcBorders>
              <w:top w:val="double" w:sz="4" w:space="0" w:color="auto"/>
              <w:bottom w:val="single" w:sz="4" w:space="0" w:color="auto"/>
            </w:tcBorders>
          </w:tcPr>
          <w:p w14:paraId="2CAF58E3" w14:textId="77777777" w:rsidR="005E0185" w:rsidRPr="00B22DE9" w:rsidRDefault="005E0185" w:rsidP="004A2B88">
            <w:pPr>
              <w:keepNext/>
              <w:keepLines/>
              <w:rPr>
                <w:spacing w:val="-5"/>
                <w:sz w:val="16"/>
                <w:szCs w:val="16"/>
                <w:lang w:val="en-US"/>
              </w:rPr>
            </w:pPr>
            <w:r>
              <w:rPr>
                <w:spacing w:val="-5"/>
                <w:sz w:val="16"/>
                <w:szCs w:val="16"/>
                <w:lang w:val="en-US"/>
              </w:rPr>
              <w:t>Main Terms</w:t>
            </w:r>
          </w:p>
        </w:tc>
      </w:tr>
      <w:tr w:rsidR="005E0185" w14:paraId="7771291A" w14:textId="77777777" w:rsidTr="004A2B88">
        <w:tc>
          <w:tcPr>
            <w:tcW w:w="2479" w:type="dxa"/>
            <w:tcBorders>
              <w:top w:val="single" w:sz="4" w:space="0" w:color="auto"/>
            </w:tcBorders>
          </w:tcPr>
          <w:p w14:paraId="21BCFFC0"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Bioremediation and </w:t>
            </w:r>
            <w:r>
              <w:rPr>
                <w:spacing w:val="-5"/>
                <w:sz w:val="16"/>
                <w:szCs w:val="16"/>
                <w:lang w:val="en-US"/>
              </w:rPr>
              <w:t>b</w:t>
            </w:r>
            <w:r w:rsidRPr="00CF788E">
              <w:rPr>
                <w:spacing w:val="-5"/>
                <w:sz w:val="16"/>
                <w:szCs w:val="16"/>
                <w:lang w:val="en-US"/>
              </w:rPr>
              <w:t xml:space="preserve">ioenergy for </w:t>
            </w:r>
            <w:r>
              <w:rPr>
                <w:spacing w:val="-5"/>
                <w:sz w:val="16"/>
                <w:szCs w:val="16"/>
                <w:lang w:val="en-US"/>
              </w:rPr>
              <w:t>e</w:t>
            </w:r>
            <w:r w:rsidRPr="00CF788E">
              <w:rPr>
                <w:spacing w:val="-5"/>
                <w:sz w:val="16"/>
                <w:szCs w:val="16"/>
                <w:lang w:val="en-US"/>
              </w:rPr>
              <w:t xml:space="preserve">nvironmental </w:t>
            </w:r>
            <w:r>
              <w:rPr>
                <w:spacing w:val="-5"/>
                <w:sz w:val="16"/>
                <w:szCs w:val="16"/>
                <w:lang w:val="en-US"/>
              </w:rPr>
              <w:t>s</w:t>
            </w:r>
            <w:r w:rsidRPr="00CF788E">
              <w:rPr>
                <w:spacing w:val="-5"/>
                <w:sz w:val="16"/>
                <w:szCs w:val="16"/>
                <w:lang w:val="en-US"/>
              </w:rPr>
              <w:t>ustainability</w:t>
            </w:r>
          </w:p>
        </w:tc>
        <w:tc>
          <w:tcPr>
            <w:tcW w:w="1202" w:type="dxa"/>
            <w:tcBorders>
              <w:top w:val="single" w:sz="4" w:space="0" w:color="auto"/>
            </w:tcBorders>
          </w:tcPr>
          <w:p w14:paraId="6AAC39E5" w14:textId="77777777" w:rsidR="005E0185" w:rsidRPr="00B22DE9" w:rsidRDefault="005E0185" w:rsidP="004A2B88">
            <w:pPr>
              <w:keepNext/>
              <w:keepLines/>
              <w:spacing w:after="60"/>
              <w:rPr>
                <w:spacing w:val="-5"/>
                <w:sz w:val="16"/>
                <w:szCs w:val="16"/>
                <w:lang w:val="en-US"/>
              </w:rPr>
            </w:pPr>
            <w:r>
              <w:rPr>
                <w:spacing w:val="-5"/>
                <w:sz w:val="16"/>
                <w:szCs w:val="16"/>
                <w:lang w:val="en-US"/>
              </w:rPr>
              <w:t>478</w:t>
            </w:r>
          </w:p>
        </w:tc>
        <w:tc>
          <w:tcPr>
            <w:tcW w:w="1276" w:type="dxa"/>
            <w:tcBorders>
              <w:top w:val="single" w:sz="4" w:space="0" w:color="auto"/>
            </w:tcBorders>
          </w:tcPr>
          <w:p w14:paraId="6C35FB87" w14:textId="77777777" w:rsidR="005E0185" w:rsidRPr="00B22DE9" w:rsidRDefault="005E0185" w:rsidP="004A2B88">
            <w:pPr>
              <w:keepNext/>
              <w:keepLines/>
              <w:spacing w:after="60"/>
              <w:rPr>
                <w:spacing w:val="-5"/>
                <w:sz w:val="16"/>
                <w:szCs w:val="16"/>
                <w:lang w:val="en-US"/>
              </w:rPr>
            </w:pPr>
            <w:r>
              <w:rPr>
                <w:spacing w:val="-5"/>
                <w:sz w:val="16"/>
                <w:szCs w:val="16"/>
                <w:lang w:val="en-US"/>
              </w:rPr>
              <w:t>24.8 %</w:t>
            </w:r>
          </w:p>
        </w:tc>
        <w:tc>
          <w:tcPr>
            <w:tcW w:w="4961" w:type="dxa"/>
            <w:tcBorders>
              <w:top w:val="single" w:sz="4" w:space="0" w:color="auto"/>
            </w:tcBorders>
          </w:tcPr>
          <w:p w14:paraId="6DFF551D" w14:textId="77777777" w:rsidR="005E0185" w:rsidRPr="00B22DE9" w:rsidRDefault="005E0185" w:rsidP="004A2B88">
            <w:pPr>
              <w:keepNext/>
              <w:keepLines/>
              <w:spacing w:after="60"/>
              <w:rPr>
                <w:spacing w:val="-5"/>
                <w:sz w:val="16"/>
                <w:szCs w:val="16"/>
                <w:lang w:val="en-US"/>
              </w:rPr>
            </w:pPr>
            <w:r>
              <w:rPr>
                <w:spacing w:val="-5"/>
                <w:sz w:val="16"/>
                <w:szCs w:val="16"/>
                <w:lang w:val="en-US"/>
              </w:rPr>
              <w:t>A</w:t>
            </w:r>
            <w:r w:rsidRPr="004F0330">
              <w:rPr>
                <w:spacing w:val="-5"/>
                <w:sz w:val="16"/>
                <w:szCs w:val="16"/>
                <w:lang w:val="en-US"/>
              </w:rPr>
              <w:t>dsorption; biomass; anti</w:t>
            </w:r>
            <w:r>
              <w:rPr>
                <w:spacing w:val="-5"/>
                <w:sz w:val="16"/>
                <w:szCs w:val="16"/>
                <w:lang w:val="en-US"/>
              </w:rPr>
              <w:t>oxidant</w:t>
            </w:r>
            <w:r w:rsidRPr="004F0330">
              <w:rPr>
                <w:spacing w:val="-5"/>
                <w:sz w:val="16"/>
                <w:szCs w:val="16"/>
                <w:lang w:val="en-US"/>
              </w:rPr>
              <w:t>; heavy metals; fermentation; anti</w:t>
            </w:r>
            <w:r>
              <w:rPr>
                <w:spacing w:val="-5"/>
                <w:sz w:val="16"/>
                <w:szCs w:val="16"/>
                <w:lang w:val="en-US"/>
              </w:rPr>
              <w:t>oxidant</w:t>
            </w:r>
            <w:r w:rsidRPr="004F0330">
              <w:rPr>
                <w:spacing w:val="-5"/>
                <w:sz w:val="16"/>
                <w:szCs w:val="16"/>
                <w:lang w:val="en-US"/>
              </w:rPr>
              <w:t xml:space="preserve"> activities; wastewater; pollution; bio</w:t>
            </w:r>
            <w:r>
              <w:rPr>
                <w:spacing w:val="-5"/>
                <w:sz w:val="16"/>
                <w:szCs w:val="16"/>
                <w:lang w:val="en-US"/>
              </w:rPr>
              <w:t>fuel</w:t>
            </w:r>
            <w:r w:rsidRPr="004F0330">
              <w:rPr>
                <w:spacing w:val="-5"/>
                <w:sz w:val="16"/>
                <w:szCs w:val="16"/>
                <w:lang w:val="en-US"/>
              </w:rPr>
              <w:t>; bio diesel</w:t>
            </w:r>
          </w:p>
        </w:tc>
      </w:tr>
      <w:tr w:rsidR="005E0185" w14:paraId="144A5752" w14:textId="77777777" w:rsidTr="004A2B88">
        <w:tc>
          <w:tcPr>
            <w:tcW w:w="2479" w:type="dxa"/>
          </w:tcPr>
          <w:p w14:paraId="4B42B61E"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Innovation, ICT, and </w:t>
            </w:r>
            <w:r>
              <w:rPr>
                <w:spacing w:val="-5"/>
                <w:sz w:val="16"/>
                <w:szCs w:val="16"/>
                <w:lang w:val="en-US"/>
              </w:rPr>
              <w:t>k</w:t>
            </w:r>
            <w:r w:rsidRPr="00CF788E">
              <w:rPr>
                <w:spacing w:val="-5"/>
                <w:sz w:val="16"/>
                <w:szCs w:val="16"/>
                <w:lang w:val="en-US"/>
              </w:rPr>
              <w:t xml:space="preserve">nowledge </w:t>
            </w:r>
            <w:r>
              <w:rPr>
                <w:spacing w:val="-5"/>
                <w:sz w:val="16"/>
                <w:szCs w:val="16"/>
                <w:lang w:val="en-US"/>
              </w:rPr>
              <w:t>m</w:t>
            </w:r>
            <w:r w:rsidRPr="00CF788E">
              <w:rPr>
                <w:spacing w:val="-5"/>
                <w:sz w:val="16"/>
                <w:szCs w:val="16"/>
                <w:lang w:val="en-US"/>
              </w:rPr>
              <w:t xml:space="preserve">anagement in </w:t>
            </w:r>
            <w:r>
              <w:rPr>
                <w:spacing w:val="-5"/>
                <w:sz w:val="16"/>
                <w:szCs w:val="16"/>
                <w:lang w:val="en-US"/>
              </w:rPr>
              <w:t>h</w:t>
            </w:r>
            <w:r w:rsidRPr="00CF788E">
              <w:rPr>
                <w:spacing w:val="-5"/>
                <w:sz w:val="16"/>
                <w:szCs w:val="16"/>
                <w:lang w:val="en-US"/>
              </w:rPr>
              <w:t xml:space="preserve">igher </w:t>
            </w:r>
            <w:r>
              <w:rPr>
                <w:spacing w:val="-5"/>
                <w:sz w:val="16"/>
                <w:szCs w:val="16"/>
                <w:lang w:val="en-US"/>
              </w:rPr>
              <w:t>e</w:t>
            </w:r>
            <w:r w:rsidRPr="00CF788E">
              <w:rPr>
                <w:spacing w:val="-5"/>
                <w:sz w:val="16"/>
                <w:szCs w:val="16"/>
                <w:lang w:val="en-US"/>
              </w:rPr>
              <w:t>ducation</w:t>
            </w:r>
          </w:p>
        </w:tc>
        <w:tc>
          <w:tcPr>
            <w:tcW w:w="1202" w:type="dxa"/>
          </w:tcPr>
          <w:p w14:paraId="5951777C" w14:textId="77777777" w:rsidR="005E0185" w:rsidRPr="00B22DE9" w:rsidRDefault="005E0185" w:rsidP="004A2B88">
            <w:pPr>
              <w:keepNext/>
              <w:keepLines/>
              <w:spacing w:after="60"/>
              <w:rPr>
                <w:spacing w:val="-5"/>
                <w:sz w:val="16"/>
                <w:szCs w:val="16"/>
                <w:lang w:val="en-US"/>
              </w:rPr>
            </w:pPr>
            <w:r>
              <w:rPr>
                <w:spacing w:val="-5"/>
                <w:sz w:val="16"/>
                <w:szCs w:val="16"/>
                <w:lang w:val="en-US"/>
              </w:rPr>
              <w:t>413</w:t>
            </w:r>
          </w:p>
        </w:tc>
        <w:tc>
          <w:tcPr>
            <w:tcW w:w="1276" w:type="dxa"/>
          </w:tcPr>
          <w:p w14:paraId="2561C10A" w14:textId="77777777" w:rsidR="005E0185" w:rsidRPr="00B22DE9" w:rsidRDefault="005E0185" w:rsidP="004A2B88">
            <w:pPr>
              <w:keepNext/>
              <w:keepLines/>
              <w:spacing w:after="60"/>
              <w:rPr>
                <w:spacing w:val="-5"/>
                <w:sz w:val="16"/>
                <w:szCs w:val="16"/>
                <w:lang w:val="en-US"/>
              </w:rPr>
            </w:pPr>
            <w:r>
              <w:rPr>
                <w:spacing w:val="-5"/>
                <w:sz w:val="16"/>
                <w:szCs w:val="16"/>
                <w:lang w:val="en-US"/>
              </w:rPr>
              <w:t>21.4 %</w:t>
            </w:r>
          </w:p>
        </w:tc>
        <w:tc>
          <w:tcPr>
            <w:tcW w:w="4961" w:type="dxa"/>
          </w:tcPr>
          <w:p w14:paraId="3237732D" w14:textId="77777777" w:rsidR="005E0185" w:rsidRPr="00B22DE9" w:rsidRDefault="005E0185" w:rsidP="004A2B88">
            <w:pPr>
              <w:keepNext/>
              <w:keepLines/>
              <w:spacing w:after="60"/>
              <w:rPr>
                <w:spacing w:val="-5"/>
                <w:sz w:val="16"/>
                <w:szCs w:val="16"/>
                <w:lang w:val="en-US"/>
              </w:rPr>
            </w:pPr>
            <w:r>
              <w:rPr>
                <w:spacing w:val="-5"/>
                <w:sz w:val="16"/>
                <w:szCs w:val="16"/>
                <w:lang w:val="en-US"/>
              </w:rPr>
              <w:t>H</w:t>
            </w:r>
            <w:r w:rsidRPr="004F0330">
              <w:rPr>
                <w:spacing w:val="-5"/>
                <w:sz w:val="16"/>
                <w:szCs w:val="16"/>
                <w:lang w:val="en-US"/>
              </w:rPr>
              <w:t>igher education; innovations; education; university; information and communication technology; learning; small and medium enterprises; management; university students; knowledge management</w:t>
            </w:r>
          </w:p>
        </w:tc>
      </w:tr>
      <w:tr w:rsidR="005E0185" w14:paraId="783E5B8F" w14:textId="77777777" w:rsidTr="004A2B88">
        <w:tc>
          <w:tcPr>
            <w:tcW w:w="2479" w:type="dxa"/>
          </w:tcPr>
          <w:p w14:paraId="0304B3B1" w14:textId="77777777" w:rsidR="005E0185" w:rsidRPr="002904B5" w:rsidRDefault="005E0185" w:rsidP="004A2B88">
            <w:pPr>
              <w:keepNext/>
              <w:keepLines/>
              <w:spacing w:after="60"/>
              <w:jc w:val="left"/>
              <w:rPr>
                <w:spacing w:val="-5"/>
                <w:sz w:val="16"/>
                <w:szCs w:val="16"/>
                <w:lang w:val="en-US"/>
              </w:rPr>
            </w:pPr>
            <w:r>
              <w:rPr>
                <w:spacing w:val="-5"/>
                <w:sz w:val="16"/>
                <w:szCs w:val="16"/>
                <w:lang w:val="en-US"/>
              </w:rPr>
              <w:t>AI and data-driven technologies</w:t>
            </w:r>
          </w:p>
        </w:tc>
        <w:tc>
          <w:tcPr>
            <w:tcW w:w="1202" w:type="dxa"/>
          </w:tcPr>
          <w:p w14:paraId="666E4B0A" w14:textId="77777777" w:rsidR="005E0185" w:rsidRPr="00B22DE9" w:rsidRDefault="005E0185" w:rsidP="004A2B88">
            <w:pPr>
              <w:keepNext/>
              <w:keepLines/>
              <w:spacing w:after="60"/>
              <w:rPr>
                <w:spacing w:val="-5"/>
                <w:sz w:val="16"/>
                <w:szCs w:val="16"/>
                <w:lang w:val="en-US"/>
              </w:rPr>
            </w:pPr>
            <w:r>
              <w:rPr>
                <w:spacing w:val="-5"/>
                <w:sz w:val="16"/>
                <w:szCs w:val="16"/>
                <w:lang w:val="en-US"/>
              </w:rPr>
              <w:t>339</w:t>
            </w:r>
          </w:p>
        </w:tc>
        <w:tc>
          <w:tcPr>
            <w:tcW w:w="1276" w:type="dxa"/>
          </w:tcPr>
          <w:p w14:paraId="3041B240" w14:textId="77777777" w:rsidR="005E0185" w:rsidRPr="00B22DE9" w:rsidRDefault="005E0185" w:rsidP="004A2B88">
            <w:pPr>
              <w:keepNext/>
              <w:keepLines/>
              <w:spacing w:after="60"/>
              <w:rPr>
                <w:spacing w:val="-5"/>
                <w:sz w:val="16"/>
                <w:szCs w:val="16"/>
                <w:lang w:val="en-US"/>
              </w:rPr>
            </w:pPr>
            <w:r>
              <w:rPr>
                <w:spacing w:val="-5"/>
                <w:sz w:val="16"/>
                <w:szCs w:val="16"/>
                <w:lang w:val="en-US"/>
              </w:rPr>
              <w:t>17.6 %</w:t>
            </w:r>
          </w:p>
        </w:tc>
        <w:tc>
          <w:tcPr>
            <w:tcW w:w="4961" w:type="dxa"/>
          </w:tcPr>
          <w:p w14:paraId="63601624" w14:textId="77777777" w:rsidR="005E0185" w:rsidRPr="00B22DE9" w:rsidRDefault="005E0185" w:rsidP="004A2B88">
            <w:pPr>
              <w:keepNext/>
              <w:keepLines/>
              <w:spacing w:after="60"/>
              <w:rPr>
                <w:spacing w:val="-5"/>
                <w:sz w:val="16"/>
                <w:szCs w:val="16"/>
                <w:lang w:val="en-US"/>
              </w:rPr>
            </w:pPr>
            <w:r>
              <w:rPr>
                <w:spacing w:val="-5"/>
                <w:sz w:val="16"/>
                <w:szCs w:val="16"/>
                <w:lang w:val="en-US"/>
              </w:rPr>
              <w:t>A</w:t>
            </w:r>
            <w:r w:rsidRPr="004F0330">
              <w:rPr>
                <w:spacing w:val="-5"/>
                <w:sz w:val="16"/>
                <w:szCs w:val="16"/>
                <w:lang w:val="en-US"/>
              </w:rPr>
              <w:t>rtificial neural network; machine learning; data mining; big data; deep learning; support vector machine; natural language processing; artificial intelligence; internet of things; convolutional neural network</w:t>
            </w:r>
          </w:p>
        </w:tc>
      </w:tr>
      <w:tr w:rsidR="005E0185" w14:paraId="251E2381" w14:textId="77777777" w:rsidTr="004A2B88">
        <w:tc>
          <w:tcPr>
            <w:tcW w:w="2479" w:type="dxa"/>
          </w:tcPr>
          <w:p w14:paraId="0B4B8027"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Engineering </w:t>
            </w:r>
            <w:r>
              <w:rPr>
                <w:spacing w:val="-5"/>
                <w:sz w:val="16"/>
                <w:szCs w:val="16"/>
                <w:lang w:val="en-US"/>
              </w:rPr>
              <w:t>m</w:t>
            </w:r>
            <w:r w:rsidRPr="00CF788E">
              <w:rPr>
                <w:spacing w:val="-5"/>
                <w:sz w:val="16"/>
                <w:szCs w:val="16"/>
                <w:lang w:val="en-US"/>
              </w:rPr>
              <w:t xml:space="preserve">aterials and </w:t>
            </w:r>
            <w:r>
              <w:rPr>
                <w:spacing w:val="-5"/>
                <w:sz w:val="16"/>
                <w:szCs w:val="16"/>
                <w:lang w:val="en-US"/>
              </w:rPr>
              <w:t>s</w:t>
            </w:r>
            <w:r w:rsidRPr="00CF788E">
              <w:rPr>
                <w:spacing w:val="-5"/>
                <w:sz w:val="16"/>
                <w:szCs w:val="16"/>
                <w:lang w:val="en-US"/>
              </w:rPr>
              <w:t xml:space="preserve">tructural </w:t>
            </w:r>
            <w:r>
              <w:rPr>
                <w:spacing w:val="-5"/>
                <w:sz w:val="16"/>
                <w:szCs w:val="16"/>
                <w:lang w:val="en-US"/>
              </w:rPr>
              <w:t>a</w:t>
            </w:r>
            <w:r w:rsidRPr="00CF788E">
              <w:rPr>
                <w:spacing w:val="-5"/>
                <w:sz w:val="16"/>
                <w:szCs w:val="16"/>
                <w:lang w:val="en-US"/>
              </w:rPr>
              <w:t>nalysis</w:t>
            </w:r>
          </w:p>
        </w:tc>
        <w:tc>
          <w:tcPr>
            <w:tcW w:w="1202" w:type="dxa"/>
          </w:tcPr>
          <w:p w14:paraId="6A800DBD" w14:textId="77777777" w:rsidR="005E0185" w:rsidRPr="00B22DE9" w:rsidRDefault="005E0185" w:rsidP="004A2B88">
            <w:pPr>
              <w:keepNext/>
              <w:keepLines/>
              <w:spacing w:after="60"/>
              <w:rPr>
                <w:spacing w:val="-5"/>
                <w:sz w:val="16"/>
                <w:szCs w:val="16"/>
                <w:lang w:val="en-US"/>
              </w:rPr>
            </w:pPr>
            <w:r>
              <w:rPr>
                <w:spacing w:val="-5"/>
                <w:sz w:val="16"/>
                <w:szCs w:val="16"/>
                <w:lang w:val="en-US"/>
              </w:rPr>
              <w:t>290</w:t>
            </w:r>
          </w:p>
        </w:tc>
        <w:tc>
          <w:tcPr>
            <w:tcW w:w="1276" w:type="dxa"/>
          </w:tcPr>
          <w:p w14:paraId="4D9C06FE" w14:textId="77777777" w:rsidR="005E0185" w:rsidRPr="00B22DE9" w:rsidRDefault="005E0185" w:rsidP="004A2B88">
            <w:pPr>
              <w:keepNext/>
              <w:keepLines/>
              <w:spacing w:after="60"/>
              <w:rPr>
                <w:spacing w:val="-5"/>
                <w:sz w:val="16"/>
                <w:szCs w:val="16"/>
                <w:lang w:val="en-US"/>
              </w:rPr>
            </w:pPr>
            <w:r>
              <w:rPr>
                <w:spacing w:val="-5"/>
                <w:sz w:val="16"/>
                <w:szCs w:val="16"/>
                <w:lang w:val="en-US"/>
              </w:rPr>
              <w:t>15.0 %</w:t>
            </w:r>
          </w:p>
        </w:tc>
        <w:tc>
          <w:tcPr>
            <w:tcW w:w="4961" w:type="dxa"/>
          </w:tcPr>
          <w:p w14:paraId="75C5175C" w14:textId="77777777" w:rsidR="005E0185" w:rsidRPr="00B22DE9" w:rsidRDefault="005E0185" w:rsidP="004A2B88">
            <w:pPr>
              <w:keepNext/>
              <w:keepLines/>
              <w:spacing w:after="60"/>
              <w:rPr>
                <w:spacing w:val="-5"/>
                <w:sz w:val="16"/>
                <w:szCs w:val="16"/>
                <w:lang w:val="en-US"/>
              </w:rPr>
            </w:pPr>
            <w:r>
              <w:rPr>
                <w:spacing w:val="-5"/>
                <w:sz w:val="16"/>
                <w:szCs w:val="16"/>
                <w:lang w:val="en-US"/>
              </w:rPr>
              <w:t>F</w:t>
            </w:r>
            <w:r w:rsidRPr="004F0330">
              <w:rPr>
                <w:spacing w:val="-5"/>
                <w:sz w:val="16"/>
                <w:szCs w:val="16"/>
                <w:lang w:val="en-US"/>
              </w:rPr>
              <w:t>inite element analysis; mechanical property; concretes; computational fluid dynamics; nano particle; compressive strength; numerical simulations; corrosion; chitosan; rheology</w:t>
            </w:r>
          </w:p>
        </w:tc>
      </w:tr>
      <w:tr w:rsidR="005E0185" w14:paraId="23EB7189" w14:textId="77777777" w:rsidTr="004A2B88">
        <w:tc>
          <w:tcPr>
            <w:tcW w:w="2479" w:type="dxa"/>
          </w:tcPr>
          <w:p w14:paraId="1044C1BD"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Climate </w:t>
            </w:r>
            <w:r>
              <w:rPr>
                <w:spacing w:val="-5"/>
                <w:sz w:val="16"/>
                <w:szCs w:val="16"/>
                <w:lang w:val="en-US"/>
              </w:rPr>
              <w:t>m</w:t>
            </w:r>
            <w:r w:rsidRPr="00CF788E">
              <w:rPr>
                <w:spacing w:val="-5"/>
                <w:sz w:val="16"/>
                <w:szCs w:val="16"/>
                <w:lang w:val="en-US"/>
              </w:rPr>
              <w:t xml:space="preserve">odeling and </w:t>
            </w:r>
            <w:r>
              <w:rPr>
                <w:spacing w:val="-5"/>
                <w:sz w:val="16"/>
                <w:szCs w:val="16"/>
                <w:lang w:val="en-US"/>
              </w:rPr>
              <w:t>r</w:t>
            </w:r>
            <w:r w:rsidRPr="00CF788E">
              <w:rPr>
                <w:spacing w:val="-5"/>
                <w:sz w:val="16"/>
                <w:szCs w:val="16"/>
                <w:lang w:val="en-US"/>
              </w:rPr>
              <w:t xml:space="preserve">isk </w:t>
            </w:r>
            <w:r>
              <w:rPr>
                <w:spacing w:val="-5"/>
                <w:sz w:val="16"/>
                <w:szCs w:val="16"/>
                <w:lang w:val="en-US"/>
              </w:rPr>
              <w:t>a</w:t>
            </w:r>
            <w:r w:rsidRPr="00CF788E">
              <w:rPr>
                <w:spacing w:val="-5"/>
                <w:sz w:val="16"/>
                <w:szCs w:val="16"/>
                <w:lang w:val="en-US"/>
              </w:rPr>
              <w:t>ssessment</w:t>
            </w:r>
          </w:p>
        </w:tc>
        <w:tc>
          <w:tcPr>
            <w:tcW w:w="1202" w:type="dxa"/>
          </w:tcPr>
          <w:p w14:paraId="38C93A24" w14:textId="77777777" w:rsidR="005E0185" w:rsidRPr="00B22DE9" w:rsidRDefault="005E0185" w:rsidP="004A2B88">
            <w:pPr>
              <w:keepNext/>
              <w:keepLines/>
              <w:spacing w:after="60"/>
              <w:rPr>
                <w:spacing w:val="-5"/>
                <w:sz w:val="16"/>
                <w:szCs w:val="16"/>
                <w:lang w:val="en-US"/>
              </w:rPr>
            </w:pPr>
            <w:r>
              <w:rPr>
                <w:spacing w:val="-5"/>
                <w:sz w:val="16"/>
                <w:szCs w:val="16"/>
                <w:lang w:val="en-US"/>
              </w:rPr>
              <w:t>130</w:t>
            </w:r>
          </w:p>
        </w:tc>
        <w:tc>
          <w:tcPr>
            <w:tcW w:w="1276" w:type="dxa"/>
          </w:tcPr>
          <w:p w14:paraId="1AC83FB0" w14:textId="77777777" w:rsidR="005E0185" w:rsidRPr="00B22DE9" w:rsidRDefault="005E0185" w:rsidP="004A2B88">
            <w:pPr>
              <w:keepNext/>
              <w:keepLines/>
              <w:spacing w:after="60"/>
              <w:rPr>
                <w:spacing w:val="-5"/>
                <w:sz w:val="16"/>
                <w:szCs w:val="16"/>
                <w:lang w:val="en-US"/>
              </w:rPr>
            </w:pPr>
            <w:r>
              <w:rPr>
                <w:spacing w:val="-5"/>
                <w:sz w:val="16"/>
                <w:szCs w:val="16"/>
                <w:lang w:val="en-US"/>
              </w:rPr>
              <w:t>6.7 %</w:t>
            </w:r>
          </w:p>
        </w:tc>
        <w:tc>
          <w:tcPr>
            <w:tcW w:w="4961" w:type="dxa"/>
          </w:tcPr>
          <w:p w14:paraId="0F3FF6CB" w14:textId="77777777" w:rsidR="005E0185" w:rsidRPr="00B22DE9" w:rsidRDefault="005E0185" w:rsidP="004A2B88">
            <w:pPr>
              <w:keepNext/>
              <w:keepLines/>
              <w:spacing w:after="60"/>
              <w:rPr>
                <w:spacing w:val="-5"/>
                <w:sz w:val="16"/>
                <w:szCs w:val="16"/>
                <w:lang w:val="en-US"/>
              </w:rPr>
            </w:pPr>
            <w:r>
              <w:rPr>
                <w:spacing w:val="-5"/>
                <w:sz w:val="16"/>
                <w:szCs w:val="16"/>
                <w:lang w:val="en-US"/>
              </w:rPr>
              <w:t>Si</w:t>
            </w:r>
            <w:r w:rsidRPr="004F0330">
              <w:rPr>
                <w:spacing w:val="-5"/>
                <w:sz w:val="16"/>
                <w:szCs w:val="16"/>
                <w:lang w:val="en-US"/>
              </w:rPr>
              <w:t>mulations; modeling; temperatures; climate change; remote sensing; precipitation; mathematical modeling; risks; accessibility; risks assessment</w:t>
            </w:r>
          </w:p>
        </w:tc>
      </w:tr>
      <w:tr w:rsidR="005E0185" w14:paraId="05C1F960" w14:textId="77777777" w:rsidTr="004A2B88">
        <w:tc>
          <w:tcPr>
            <w:tcW w:w="2479" w:type="dxa"/>
          </w:tcPr>
          <w:p w14:paraId="1A6F598E"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Optimization and </w:t>
            </w:r>
            <w:r>
              <w:rPr>
                <w:spacing w:val="-5"/>
                <w:sz w:val="16"/>
                <w:szCs w:val="16"/>
                <w:lang w:val="en-US"/>
              </w:rPr>
              <w:t>i</w:t>
            </w:r>
            <w:r w:rsidRPr="00CF788E">
              <w:rPr>
                <w:spacing w:val="-5"/>
                <w:sz w:val="16"/>
                <w:szCs w:val="16"/>
                <w:lang w:val="en-US"/>
              </w:rPr>
              <w:t xml:space="preserve">ntelligent </w:t>
            </w:r>
            <w:r>
              <w:rPr>
                <w:spacing w:val="-5"/>
                <w:sz w:val="16"/>
                <w:szCs w:val="16"/>
                <w:lang w:val="en-US"/>
              </w:rPr>
              <w:t>e</w:t>
            </w:r>
            <w:r w:rsidRPr="00CF788E">
              <w:rPr>
                <w:spacing w:val="-5"/>
                <w:sz w:val="16"/>
                <w:szCs w:val="16"/>
                <w:lang w:val="en-US"/>
              </w:rPr>
              <w:t xml:space="preserve">ngineering </w:t>
            </w:r>
            <w:r>
              <w:rPr>
                <w:spacing w:val="-5"/>
                <w:sz w:val="16"/>
                <w:szCs w:val="16"/>
                <w:lang w:val="en-US"/>
              </w:rPr>
              <w:t>s</w:t>
            </w:r>
            <w:r w:rsidRPr="00CF788E">
              <w:rPr>
                <w:spacing w:val="-5"/>
                <w:sz w:val="16"/>
                <w:szCs w:val="16"/>
                <w:lang w:val="en-US"/>
              </w:rPr>
              <w:t>ystems</w:t>
            </w:r>
          </w:p>
        </w:tc>
        <w:tc>
          <w:tcPr>
            <w:tcW w:w="1202" w:type="dxa"/>
          </w:tcPr>
          <w:p w14:paraId="3CCB6CAF" w14:textId="77777777" w:rsidR="005E0185" w:rsidRPr="00B22DE9" w:rsidRDefault="005E0185" w:rsidP="004A2B88">
            <w:pPr>
              <w:keepNext/>
              <w:keepLines/>
              <w:spacing w:after="60"/>
              <w:rPr>
                <w:spacing w:val="-5"/>
                <w:sz w:val="16"/>
                <w:szCs w:val="16"/>
                <w:lang w:val="en-US"/>
              </w:rPr>
            </w:pPr>
            <w:r>
              <w:rPr>
                <w:spacing w:val="-5"/>
                <w:sz w:val="16"/>
                <w:szCs w:val="16"/>
                <w:lang w:val="en-US"/>
              </w:rPr>
              <w:t>111</w:t>
            </w:r>
          </w:p>
        </w:tc>
        <w:tc>
          <w:tcPr>
            <w:tcW w:w="1276" w:type="dxa"/>
          </w:tcPr>
          <w:p w14:paraId="63155614" w14:textId="77777777" w:rsidR="005E0185" w:rsidRPr="00B22DE9" w:rsidRDefault="005E0185" w:rsidP="004A2B88">
            <w:pPr>
              <w:keepNext/>
              <w:keepLines/>
              <w:spacing w:after="60"/>
              <w:rPr>
                <w:spacing w:val="-5"/>
                <w:sz w:val="16"/>
                <w:szCs w:val="16"/>
                <w:lang w:val="en-US"/>
              </w:rPr>
            </w:pPr>
            <w:r>
              <w:rPr>
                <w:spacing w:val="-5"/>
                <w:sz w:val="16"/>
                <w:szCs w:val="16"/>
                <w:lang w:val="en-US"/>
              </w:rPr>
              <w:t>5.8 %</w:t>
            </w:r>
          </w:p>
        </w:tc>
        <w:tc>
          <w:tcPr>
            <w:tcW w:w="4961" w:type="dxa"/>
          </w:tcPr>
          <w:p w14:paraId="44943BAB" w14:textId="77777777" w:rsidR="005E0185" w:rsidRPr="00B22DE9" w:rsidRDefault="005E0185" w:rsidP="004A2B88">
            <w:pPr>
              <w:keepNext/>
              <w:keepLines/>
              <w:spacing w:after="60"/>
              <w:rPr>
                <w:spacing w:val="-5"/>
                <w:sz w:val="16"/>
                <w:szCs w:val="16"/>
                <w:lang w:val="en-US"/>
              </w:rPr>
            </w:pPr>
            <w:r>
              <w:rPr>
                <w:spacing w:val="-5"/>
                <w:sz w:val="16"/>
                <w:szCs w:val="16"/>
                <w:lang w:val="en-US"/>
              </w:rPr>
              <w:t>O</w:t>
            </w:r>
            <w:r w:rsidRPr="004F0330">
              <w:rPr>
                <w:spacing w:val="-5"/>
                <w:sz w:val="16"/>
                <w:szCs w:val="16"/>
                <w:lang w:val="en-US"/>
              </w:rPr>
              <w:t>ptimization; genetic algorithm; response surface methodology; reliability; micro grid; wireless sensor network; multi objective optimization; power quality; heuristics; production</w:t>
            </w:r>
          </w:p>
        </w:tc>
      </w:tr>
      <w:tr w:rsidR="005E0185" w14:paraId="55A76521" w14:textId="77777777" w:rsidTr="004A2B88">
        <w:tc>
          <w:tcPr>
            <w:tcW w:w="2479" w:type="dxa"/>
          </w:tcPr>
          <w:p w14:paraId="7D887AB7"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Epidemiology and </w:t>
            </w:r>
            <w:r>
              <w:rPr>
                <w:spacing w:val="-5"/>
                <w:sz w:val="16"/>
                <w:szCs w:val="16"/>
                <w:lang w:val="en-US"/>
              </w:rPr>
              <w:t>p</w:t>
            </w:r>
            <w:r w:rsidRPr="00CF788E">
              <w:rPr>
                <w:spacing w:val="-5"/>
                <w:sz w:val="16"/>
                <w:szCs w:val="16"/>
                <w:lang w:val="en-US"/>
              </w:rPr>
              <w:t xml:space="preserve">ublic </w:t>
            </w:r>
            <w:r>
              <w:rPr>
                <w:spacing w:val="-5"/>
                <w:sz w:val="16"/>
                <w:szCs w:val="16"/>
                <w:lang w:val="en-US"/>
              </w:rPr>
              <w:t>h</w:t>
            </w:r>
            <w:r w:rsidRPr="00CF788E">
              <w:rPr>
                <w:spacing w:val="-5"/>
                <w:sz w:val="16"/>
                <w:szCs w:val="16"/>
                <w:lang w:val="en-US"/>
              </w:rPr>
              <w:t>ealth</w:t>
            </w:r>
          </w:p>
        </w:tc>
        <w:tc>
          <w:tcPr>
            <w:tcW w:w="1202" w:type="dxa"/>
          </w:tcPr>
          <w:p w14:paraId="77D8AA13" w14:textId="77777777" w:rsidR="005E0185" w:rsidRPr="00B22DE9" w:rsidRDefault="005E0185" w:rsidP="004A2B88">
            <w:pPr>
              <w:keepNext/>
              <w:keepLines/>
              <w:spacing w:after="60"/>
              <w:rPr>
                <w:spacing w:val="-5"/>
                <w:sz w:val="16"/>
                <w:szCs w:val="16"/>
                <w:lang w:val="en-US"/>
              </w:rPr>
            </w:pPr>
            <w:r>
              <w:rPr>
                <w:spacing w:val="-5"/>
                <w:sz w:val="16"/>
                <w:szCs w:val="16"/>
                <w:lang w:val="en-US"/>
              </w:rPr>
              <w:t>103</w:t>
            </w:r>
          </w:p>
        </w:tc>
        <w:tc>
          <w:tcPr>
            <w:tcW w:w="1276" w:type="dxa"/>
          </w:tcPr>
          <w:p w14:paraId="4E0194CF" w14:textId="77777777" w:rsidR="005E0185" w:rsidRPr="00B22DE9" w:rsidRDefault="005E0185" w:rsidP="004A2B88">
            <w:pPr>
              <w:keepNext/>
              <w:keepLines/>
              <w:spacing w:after="60"/>
              <w:rPr>
                <w:spacing w:val="-5"/>
                <w:sz w:val="16"/>
                <w:szCs w:val="16"/>
                <w:lang w:val="en-US"/>
              </w:rPr>
            </w:pPr>
            <w:r>
              <w:rPr>
                <w:spacing w:val="-5"/>
                <w:sz w:val="16"/>
                <w:szCs w:val="16"/>
                <w:lang w:val="en-US"/>
              </w:rPr>
              <w:t>5.3 %</w:t>
            </w:r>
          </w:p>
        </w:tc>
        <w:tc>
          <w:tcPr>
            <w:tcW w:w="4961" w:type="dxa"/>
          </w:tcPr>
          <w:p w14:paraId="2DB6B76C" w14:textId="77777777" w:rsidR="005E0185" w:rsidRPr="00B22DE9" w:rsidRDefault="005E0185" w:rsidP="004A2B88">
            <w:pPr>
              <w:keepNext/>
              <w:keepLines/>
              <w:spacing w:after="60"/>
              <w:rPr>
                <w:spacing w:val="-5"/>
                <w:sz w:val="16"/>
                <w:szCs w:val="16"/>
                <w:lang w:val="en-US"/>
              </w:rPr>
            </w:pPr>
            <w:r>
              <w:rPr>
                <w:spacing w:val="-5"/>
                <w:sz w:val="16"/>
                <w:szCs w:val="16"/>
                <w:lang w:val="en-US"/>
              </w:rPr>
              <w:t>C</w:t>
            </w:r>
            <w:r w:rsidRPr="004F0330">
              <w:rPr>
                <w:spacing w:val="-5"/>
                <w:sz w:val="16"/>
                <w:szCs w:val="16"/>
                <w:lang w:val="en-US"/>
              </w:rPr>
              <w:t>ovid19; dengue; pandemic; risk factors; dogs; prevalence; cattle; epidemiology; stresses; prevention</w:t>
            </w:r>
          </w:p>
        </w:tc>
      </w:tr>
      <w:tr w:rsidR="005E0185" w14:paraId="795F3E3B" w14:textId="77777777" w:rsidTr="004A2B88">
        <w:tc>
          <w:tcPr>
            <w:tcW w:w="2479" w:type="dxa"/>
          </w:tcPr>
          <w:p w14:paraId="11DF73FD" w14:textId="77777777" w:rsidR="005E0185" w:rsidRPr="00B22DE9" w:rsidRDefault="005E0185" w:rsidP="004A2B88">
            <w:pPr>
              <w:keepNext/>
              <w:keepLines/>
              <w:spacing w:after="60"/>
              <w:jc w:val="left"/>
              <w:rPr>
                <w:spacing w:val="-5"/>
                <w:sz w:val="16"/>
                <w:szCs w:val="16"/>
                <w:lang w:val="en-US"/>
              </w:rPr>
            </w:pPr>
            <w:r w:rsidRPr="00CF788E">
              <w:rPr>
                <w:spacing w:val="-5"/>
                <w:sz w:val="16"/>
                <w:szCs w:val="16"/>
                <w:lang w:val="en-US"/>
              </w:rPr>
              <w:t xml:space="preserve">Sustainability, </w:t>
            </w:r>
            <w:r>
              <w:rPr>
                <w:spacing w:val="-5"/>
                <w:sz w:val="16"/>
                <w:szCs w:val="16"/>
                <w:lang w:val="en-US"/>
              </w:rPr>
              <w:t>c</w:t>
            </w:r>
            <w:r w:rsidRPr="00CF788E">
              <w:rPr>
                <w:spacing w:val="-5"/>
                <w:sz w:val="16"/>
                <w:szCs w:val="16"/>
                <w:lang w:val="en-US"/>
              </w:rPr>
              <w:t xml:space="preserve">ircular </w:t>
            </w:r>
            <w:r>
              <w:rPr>
                <w:spacing w:val="-5"/>
                <w:sz w:val="16"/>
                <w:szCs w:val="16"/>
                <w:lang w:val="en-US"/>
              </w:rPr>
              <w:t>e</w:t>
            </w:r>
            <w:r w:rsidRPr="00CF788E">
              <w:rPr>
                <w:spacing w:val="-5"/>
                <w:sz w:val="16"/>
                <w:szCs w:val="16"/>
                <w:lang w:val="en-US"/>
              </w:rPr>
              <w:t xml:space="preserve">conomy, and </w:t>
            </w:r>
            <w:r>
              <w:rPr>
                <w:spacing w:val="-5"/>
                <w:sz w:val="16"/>
                <w:szCs w:val="16"/>
                <w:lang w:val="en-US"/>
              </w:rPr>
              <w:t>e</w:t>
            </w:r>
            <w:r w:rsidRPr="00CF788E">
              <w:rPr>
                <w:spacing w:val="-5"/>
                <w:sz w:val="16"/>
                <w:szCs w:val="16"/>
                <w:lang w:val="en-US"/>
              </w:rPr>
              <w:t xml:space="preserve">nvironmental </w:t>
            </w:r>
            <w:r>
              <w:rPr>
                <w:spacing w:val="-5"/>
                <w:sz w:val="16"/>
                <w:szCs w:val="16"/>
                <w:lang w:val="en-US"/>
              </w:rPr>
              <w:t>m</w:t>
            </w:r>
            <w:r w:rsidRPr="00CF788E">
              <w:rPr>
                <w:spacing w:val="-5"/>
                <w:sz w:val="16"/>
                <w:szCs w:val="16"/>
                <w:lang w:val="en-US"/>
              </w:rPr>
              <w:t>anagement</w:t>
            </w:r>
          </w:p>
        </w:tc>
        <w:tc>
          <w:tcPr>
            <w:tcW w:w="1202" w:type="dxa"/>
          </w:tcPr>
          <w:p w14:paraId="447171F3" w14:textId="77777777" w:rsidR="005E0185" w:rsidRPr="00B22DE9" w:rsidRDefault="005E0185" w:rsidP="004A2B88">
            <w:pPr>
              <w:keepNext/>
              <w:keepLines/>
              <w:spacing w:after="60"/>
              <w:rPr>
                <w:spacing w:val="-5"/>
                <w:sz w:val="16"/>
                <w:szCs w:val="16"/>
                <w:lang w:val="en-US"/>
              </w:rPr>
            </w:pPr>
            <w:r>
              <w:rPr>
                <w:spacing w:val="-5"/>
                <w:sz w:val="16"/>
                <w:szCs w:val="16"/>
                <w:lang w:val="en-US"/>
              </w:rPr>
              <w:t>64</w:t>
            </w:r>
          </w:p>
        </w:tc>
        <w:tc>
          <w:tcPr>
            <w:tcW w:w="1276" w:type="dxa"/>
          </w:tcPr>
          <w:p w14:paraId="4F2D443A" w14:textId="77777777" w:rsidR="005E0185" w:rsidRPr="00B22DE9" w:rsidRDefault="005E0185" w:rsidP="004A2B88">
            <w:pPr>
              <w:keepNext/>
              <w:keepLines/>
              <w:spacing w:after="60"/>
              <w:rPr>
                <w:spacing w:val="-5"/>
                <w:sz w:val="16"/>
                <w:szCs w:val="16"/>
                <w:lang w:val="en-US"/>
              </w:rPr>
            </w:pPr>
            <w:r>
              <w:rPr>
                <w:spacing w:val="-5"/>
                <w:sz w:val="16"/>
                <w:szCs w:val="16"/>
                <w:lang w:val="en-US"/>
              </w:rPr>
              <w:t>3.3 %</w:t>
            </w:r>
          </w:p>
        </w:tc>
        <w:tc>
          <w:tcPr>
            <w:tcW w:w="4961" w:type="dxa"/>
          </w:tcPr>
          <w:p w14:paraId="169F53D1" w14:textId="77777777" w:rsidR="005E0185" w:rsidRPr="00B22DE9" w:rsidRDefault="005E0185" w:rsidP="004A2B88">
            <w:pPr>
              <w:keepNext/>
              <w:keepLines/>
              <w:spacing w:after="60"/>
              <w:rPr>
                <w:spacing w:val="-5"/>
                <w:sz w:val="16"/>
                <w:szCs w:val="16"/>
                <w:lang w:val="en-US"/>
              </w:rPr>
            </w:pPr>
            <w:r>
              <w:rPr>
                <w:spacing w:val="-5"/>
                <w:sz w:val="16"/>
                <w:szCs w:val="16"/>
                <w:lang w:val="en-US"/>
              </w:rPr>
              <w:t>S</w:t>
            </w:r>
            <w:r w:rsidRPr="004F0330">
              <w:rPr>
                <w:spacing w:val="-5"/>
                <w:sz w:val="16"/>
                <w:szCs w:val="16"/>
                <w:lang w:val="en-US"/>
              </w:rPr>
              <w:t>ustainability; sustainable development; recycling; circular economy; solar energies; environmental impacts; agriculture; environmental education; solid wastes; costs</w:t>
            </w:r>
          </w:p>
        </w:tc>
      </w:tr>
    </w:tbl>
    <w:p w14:paraId="7DC0E86E" w14:textId="55E35E4F" w:rsidR="005E0185" w:rsidRDefault="005E0185" w:rsidP="005E0185">
      <w:pPr>
        <w:widowControl w:val="0"/>
        <w:rPr>
          <w:sz w:val="16"/>
          <w:szCs w:val="16"/>
          <w:lang w:val="en-US"/>
        </w:rPr>
      </w:pPr>
      <w:r w:rsidRPr="00C55E17">
        <w:rPr>
          <w:sz w:val="16"/>
          <w:szCs w:val="16"/>
          <w:lang w:val="en-US"/>
        </w:rPr>
        <w:t>Source: The authors.</w:t>
      </w:r>
    </w:p>
    <w:p w14:paraId="2AC855F2" w14:textId="77777777" w:rsidR="005E0185" w:rsidRDefault="005E0185" w:rsidP="005E0185">
      <w:pPr>
        <w:widowControl w:val="0"/>
        <w:rPr>
          <w:sz w:val="16"/>
          <w:szCs w:val="16"/>
          <w:lang w:val="en-US"/>
        </w:rPr>
      </w:pPr>
    </w:p>
    <w:p w14:paraId="2AD1B809" w14:textId="77777777" w:rsidR="005E0185" w:rsidRDefault="005E0185" w:rsidP="005E0185">
      <w:pPr>
        <w:widowControl w:val="0"/>
        <w:rPr>
          <w:sz w:val="16"/>
          <w:szCs w:val="16"/>
          <w:lang w:val="en-US"/>
        </w:rPr>
      </w:pPr>
    </w:p>
    <w:p w14:paraId="42C66B74" w14:textId="77777777" w:rsidR="005E0185" w:rsidRDefault="005E0185" w:rsidP="005E0185">
      <w:pPr>
        <w:widowControl w:val="0"/>
        <w:rPr>
          <w:sz w:val="16"/>
          <w:szCs w:val="16"/>
          <w:lang w:val="en-US"/>
        </w:rPr>
      </w:pPr>
    </w:p>
    <w:p w14:paraId="524097F4" w14:textId="2BB2C2E5" w:rsidR="00016584" w:rsidRDefault="00016584" w:rsidP="005E0185">
      <w:pPr>
        <w:widowControl w:val="0"/>
        <w:jc w:val="center"/>
        <w:rPr>
          <w:sz w:val="16"/>
          <w:szCs w:val="16"/>
          <w:lang w:val="en-US"/>
        </w:rPr>
        <w:sectPr w:rsidR="00016584" w:rsidSect="000D5A34">
          <w:type w:val="continuous"/>
          <w:pgSz w:w="12242" w:h="15842" w:code="1"/>
          <w:pgMar w:top="1247" w:right="958" w:bottom="1247" w:left="958" w:header="731" w:footer="709" w:gutter="397"/>
          <w:cols w:space="227"/>
          <w:docGrid w:linePitch="360"/>
        </w:sectPr>
      </w:pPr>
    </w:p>
    <w:p w14:paraId="3CF89083" w14:textId="77777777" w:rsidR="00A77F97" w:rsidRDefault="00A77F97" w:rsidP="00B22DE9">
      <w:pPr>
        <w:ind w:firstLine="284"/>
        <w:rPr>
          <w:spacing w:val="-5"/>
          <w:sz w:val="20"/>
          <w:szCs w:val="20"/>
          <w:lang w:val="en-US"/>
        </w:rPr>
      </w:pPr>
    </w:p>
    <w:p w14:paraId="34ABDDCD" w14:textId="16BC3403" w:rsidR="005E0185" w:rsidDel="00A56A75" w:rsidRDefault="005E0185" w:rsidP="005E0185">
      <w:pPr>
        <w:pStyle w:val="Ttulo3"/>
        <w:rPr>
          <w:del w:id="235" w:author="Juan David Velasquez" w:date="2025-11-29T18:18:00Z" w16du:dateUtc="2025-11-29T23:18:00Z"/>
        </w:rPr>
      </w:pPr>
      <w:del w:id="236" w:author="Juan David Velasquez" w:date="2025-11-29T18:18:00Z" w16du:dateUtc="2025-11-29T23:18:00Z">
        <w:r w:rsidRPr="00A77F97" w:rsidDel="00A56A75">
          <w:delText>Innovation, ICT, and knowledge management in higher education</w:delText>
        </w:r>
      </w:del>
    </w:p>
    <w:p w14:paraId="4068CB47" w14:textId="4D2417D4" w:rsidR="005E0185" w:rsidDel="00A56A75" w:rsidRDefault="005E0185" w:rsidP="005E0185">
      <w:pPr>
        <w:ind w:firstLine="284"/>
        <w:rPr>
          <w:del w:id="237" w:author="Juan David Velasquez" w:date="2025-11-29T18:18:00Z" w16du:dateUtc="2025-11-29T23:18:00Z"/>
          <w:spacing w:val="-5"/>
          <w:sz w:val="20"/>
          <w:szCs w:val="20"/>
          <w:lang w:val="en-US"/>
        </w:rPr>
      </w:pPr>
    </w:p>
    <w:p w14:paraId="0F4B396A" w14:textId="541612E3" w:rsidR="005E0185" w:rsidDel="00A56A75" w:rsidRDefault="005E0185" w:rsidP="005E0185">
      <w:pPr>
        <w:ind w:firstLine="284"/>
        <w:rPr>
          <w:del w:id="238" w:author="Juan David Velasquez" w:date="2025-11-29T18:18:00Z" w16du:dateUtc="2025-11-29T23:18:00Z"/>
          <w:spacing w:val="-5"/>
          <w:sz w:val="20"/>
          <w:szCs w:val="20"/>
          <w:lang w:val="en-US"/>
        </w:rPr>
      </w:pPr>
      <w:del w:id="239" w:author="Juan David Velasquez" w:date="2025-11-29T18:18:00Z" w16du:dateUtc="2025-11-29T23:18:00Z">
        <w:r w:rsidRPr="003B14BC" w:rsidDel="00A56A75">
          <w:rPr>
            <w:spacing w:val="-5"/>
            <w:sz w:val="20"/>
            <w:szCs w:val="20"/>
            <w:lang w:val="en-US"/>
          </w:rPr>
          <w:delText xml:space="preserve">This thematic cluster reflects the convergence of technological innovation, entrepreneurship, and knowledge management as transformative forces in higher education. Universities are increasingly integrating </w:delText>
        </w:r>
        <w:r w:rsidDel="00A56A75">
          <w:rPr>
            <w:spacing w:val="-5"/>
            <w:sz w:val="20"/>
            <w:szCs w:val="20"/>
            <w:lang w:val="en-US"/>
          </w:rPr>
          <w:delText>Information and Communication Technologies (</w:delText>
        </w:r>
        <w:r w:rsidRPr="003B14BC" w:rsidDel="00A56A75">
          <w:rPr>
            <w:spacing w:val="-5"/>
            <w:sz w:val="20"/>
            <w:szCs w:val="20"/>
            <w:lang w:val="en-US"/>
          </w:rPr>
          <w:delText>ICTs</w:delText>
        </w:r>
        <w:r w:rsidDel="00A56A75">
          <w:rPr>
            <w:spacing w:val="-5"/>
            <w:sz w:val="20"/>
            <w:szCs w:val="20"/>
            <w:lang w:val="en-US"/>
          </w:rPr>
          <w:delText>)</w:delText>
        </w:r>
        <w:r w:rsidRPr="003B14BC" w:rsidDel="00A56A75">
          <w:rPr>
            <w:spacing w:val="-5"/>
            <w:sz w:val="20"/>
            <w:szCs w:val="20"/>
            <w:lang w:val="en-US"/>
          </w:rPr>
          <w:delText xml:space="preserve"> into teaching, management, and performance enhancement, </w:delText>
        </w:r>
        <w:r w:rsidDel="00A56A75">
          <w:rPr>
            <w:spacing w:val="-5"/>
            <w:sz w:val="20"/>
            <w:szCs w:val="20"/>
            <w:lang w:val="en-US"/>
          </w:rPr>
          <w:delText xml:space="preserve">thereby </w:delText>
        </w:r>
        <w:r w:rsidRPr="003B14BC" w:rsidDel="00A56A75">
          <w:rPr>
            <w:spacing w:val="-5"/>
            <w:sz w:val="20"/>
            <w:szCs w:val="20"/>
            <w:lang w:val="en-US"/>
          </w:rPr>
          <w:delText>fostering adaptive learning and institutional efficiency</w:delText>
        </w:r>
        <w:r w:rsidDel="00A56A75">
          <w:rPr>
            <w:spacing w:val="-5"/>
            <w:sz w:val="20"/>
            <w:szCs w:val="20"/>
            <w:lang w:val="en-US"/>
          </w:rPr>
          <w:delText xml:space="preserve"> </w:delText>
        </w:r>
        <w:r w:rsidDel="00A56A75">
          <w:rPr>
            <w:spacing w:val="-5"/>
            <w:sz w:val="20"/>
            <w:szCs w:val="20"/>
            <w:lang w:val="en-US"/>
          </w:rPr>
          <w:fldChar w:fldCharType="begin"/>
        </w:r>
        <w:r w:rsidDel="00A56A75">
          <w:rPr>
            <w:spacing w:val="-5"/>
            <w:sz w:val="20"/>
            <w:szCs w:val="20"/>
            <w:lang w:val="en-US"/>
          </w:rPr>
          <w:delInstrText xml:space="preserve"> ADDIN ZOTERO_ITEM CSL_CITATION {"citationID":"joC6z0Pr","properties":{"formattedCitation":"[28], [29], [30]","plainCitation":"[28], [29], [30]","noteIndex":0},"citationItems":[{"id":197675,"uris":["http://zotero.org/groups/6028435/items/KYHEKZ2I"],"itemData":{"id":197675,"type":"article-journal","container-title":"Computación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197665,"uris":["http://zotero.org/groups/6028435/items/VJE43PJR"],"itemData":{"id":197665,"type":"article-journal","container-title":"Formación universitaria","issue":"1","page":"155–164","title":"Artificial intelligence and its scientific production in the area of education","volume":"17","author":[{"family":"Mena","given":"A"},{"family":"Vázquez","given":"E"},{"family":"Fernández","given":"E"},{"family":"López","given":"E"}],"issued":{"date-parts":[["2024"]]}}},{"id":197677,"uris":["http://zotero.org/groups/6028435/items/N9S2EATW"],"itemData":{"id":197677,"type":"article-journal","container-title":"Computación y Sistemas","issue":"1","note":"publisher: Instituto Politécnico Nacional, Centro de Investigación en Computación","page":"85–98","title":"Multi-instrument based N-grams for composer classification task","volume":"28","author":[{"family":"Gelbukh","given":"Alexander"},{"family":"Pérez Alvarez","given":"Daniel Alejandro"},{"family":"Kolesnikova","given":"Olga"},{"family":"Chanona-Hernandez","given":"Liliana"},{"family":"Sidorov","given":"Grigori"}],"issued":{"date-parts":[["2024"]]}}}],"schema":"https://github.com/citation-style-language/schema/raw/master/csl-citation.json"} </w:delInstrText>
        </w:r>
        <w:r w:rsidDel="00A56A75">
          <w:rPr>
            <w:spacing w:val="-5"/>
            <w:sz w:val="20"/>
            <w:szCs w:val="20"/>
            <w:lang w:val="en-US"/>
          </w:rPr>
          <w:fldChar w:fldCharType="separate"/>
        </w:r>
        <w:r w:rsidDel="00A56A75">
          <w:rPr>
            <w:noProof/>
            <w:spacing w:val="-5"/>
            <w:sz w:val="20"/>
            <w:szCs w:val="20"/>
            <w:lang w:val="en-US"/>
          </w:rPr>
          <w:delText>[28], [29], [30]</w:delText>
        </w:r>
        <w:r w:rsidDel="00A56A75">
          <w:rPr>
            <w:spacing w:val="-5"/>
            <w:sz w:val="20"/>
            <w:szCs w:val="20"/>
            <w:lang w:val="en-US"/>
          </w:rPr>
          <w:fldChar w:fldCharType="end"/>
        </w:r>
        <w:r w:rsidRPr="003B14BC" w:rsidDel="00A56A75">
          <w:rPr>
            <w:spacing w:val="-5"/>
            <w:sz w:val="20"/>
            <w:szCs w:val="20"/>
            <w:lang w:val="en-US"/>
          </w:rPr>
          <w:delText xml:space="preserve">. Entrepreneurship emerges as a strategic objective linked to </w:delText>
        </w:r>
        <w:r w:rsidDel="00A56A75">
          <w:rPr>
            <w:spacing w:val="-5"/>
            <w:sz w:val="20"/>
            <w:szCs w:val="20"/>
            <w:lang w:val="en-US"/>
          </w:rPr>
          <w:delText xml:space="preserve">the development of </w:delText>
        </w:r>
        <w:r w:rsidRPr="003B14BC" w:rsidDel="00A56A75">
          <w:rPr>
            <w:spacing w:val="-5"/>
            <w:sz w:val="20"/>
            <w:szCs w:val="20"/>
            <w:lang w:val="en-US"/>
          </w:rPr>
          <w:delText>small and medium enterprise</w:delText>
        </w:r>
        <w:r w:rsidDel="00A56A75">
          <w:rPr>
            <w:spacing w:val="-5"/>
            <w:sz w:val="20"/>
            <w:szCs w:val="20"/>
            <w:lang w:val="en-US"/>
          </w:rPr>
          <w:delText>s</w:delText>
        </w:r>
        <w:r w:rsidRPr="003B14BC" w:rsidDel="00A56A75">
          <w:rPr>
            <w:spacing w:val="-5"/>
            <w:sz w:val="20"/>
            <w:szCs w:val="20"/>
            <w:lang w:val="en-US"/>
          </w:rPr>
          <w:delText>, supported by academic-industry collaboration and student-driven initiatives</w:delText>
        </w:r>
        <w:r w:rsidDel="00A56A75">
          <w:rPr>
            <w:spacing w:val="-5"/>
            <w:sz w:val="20"/>
            <w:szCs w:val="20"/>
            <w:lang w:val="en-US"/>
          </w:rPr>
          <w:delText xml:space="preserve"> </w:delText>
        </w:r>
        <w:r w:rsidDel="00A56A75">
          <w:rPr>
            <w:spacing w:val="-5"/>
            <w:sz w:val="20"/>
            <w:szCs w:val="20"/>
            <w:lang w:val="en-US"/>
          </w:rPr>
          <w:fldChar w:fldCharType="begin"/>
        </w:r>
        <w:r w:rsidDel="00A56A75">
          <w:rPr>
            <w:spacing w:val="-5"/>
            <w:sz w:val="20"/>
            <w:szCs w:val="20"/>
            <w:lang w:val="en-US"/>
          </w:rPr>
          <w:delInstrText xml:space="preserve"> ADDIN ZOTERO_ITEM CSL_CITATION {"citationID":"OoHRkJEV","properties":{"formattedCitation":"[28], [31], [32]","plainCitation":"[28], [31], [32]","noteIndex":0},"citationItems":[{"id":197675,"uris":["http://zotero.org/groups/6028435/items/KYHEKZ2I"],"itemData":{"id":197675,"type":"article-journal","container-title":"Computación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197593,"uris":["http://zotero.org/groups/6028435/items/TLKUJN4T"],"itemData":{"id":197593,"type":"article-journal","archive":"Scopus","container-title":"Revista Mexicana de Ingeniera Quimica","DOI":"10.24275/rmiq/Alim24109","issue":"1","title":"Development of modified cassava starches by ultrasound-assisted amylose/lauric acid complex formation","title-short":"Desarrollo de almidones modificados de yuca mediante la formación de complejos amilosa/ácido láurico asistido por ultrasonido","URL":"https://www.scopus.com/inward/record.uri?eid=2-s2.0-85188728805&amp;doi=10.24275%2frmiq%2fAlim24109&amp;partnerID=40&amp;md5=46f86826cad3fa5d365136f48c4b11a1","volume":"23","author":[{"family":"Ramos-Villacob","given":"V."},{"family":"Figueroa-Flórez","given":"J.A."},{"family":"Salcedo-Mendoza","given":"J.G."},{"family":"Hernandez-Ruydíaz","given":"J.E."},{"family":"Romero-Verbel","given":"L.A."}],"issued":{"date-parts":[["2024"]]}}},{"id":197625,"uris":["http://zotero.org/groups/6028435/items/Q5IVUETQ"],"itemData":{"id":197625,"type":"article-journal","archive":"Scopus","container-title":"Tec Empresarial","DOI":"10.18845/te.v18i2.7134","issue":"2","page":"1-17","title":"Green Business Strategy and its effect on Financial Performance: The mediating role of Corporate Social Responsibility","title-short":"Estrategia de Negocios Sustentable y su efecto sobre el Rendimiento Financiero: El rol mediador de la Responsabilidad Social Empresarial","volume":"18","author":[{"family":"Castillo-Esparza","given":"Ma.M.G.C."},{"family":"Maldonado-Guzmán","given":"G."},{"family":"Mejía-Trejo","given":"J."}],"issued":{"date-parts":[["2024"]]}}}],"schema":"https://github.com/citation-style-language/schema/raw/master/csl-citation.json"} </w:delInstrText>
        </w:r>
        <w:r w:rsidDel="00A56A75">
          <w:rPr>
            <w:spacing w:val="-5"/>
            <w:sz w:val="20"/>
            <w:szCs w:val="20"/>
            <w:lang w:val="en-US"/>
          </w:rPr>
          <w:fldChar w:fldCharType="separate"/>
        </w:r>
        <w:r w:rsidDel="00A56A75">
          <w:rPr>
            <w:noProof/>
            <w:spacing w:val="-5"/>
            <w:sz w:val="20"/>
            <w:szCs w:val="20"/>
            <w:lang w:val="en-US"/>
          </w:rPr>
          <w:delText>[28], [31], [32]</w:delText>
        </w:r>
        <w:r w:rsidDel="00A56A75">
          <w:rPr>
            <w:spacing w:val="-5"/>
            <w:sz w:val="20"/>
            <w:szCs w:val="20"/>
            <w:lang w:val="en-US"/>
          </w:rPr>
          <w:fldChar w:fldCharType="end"/>
        </w:r>
        <w:r w:rsidRPr="003B14BC" w:rsidDel="00A56A75">
          <w:rPr>
            <w:spacing w:val="-5"/>
            <w:sz w:val="20"/>
            <w:szCs w:val="20"/>
            <w:lang w:val="en-US"/>
          </w:rPr>
          <w:delText>. These dynamics align with values-based education and social responsibility, preparing students for socio-environmental challenges through digital competencies and civic engagement</w:delText>
        </w:r>
        <w:r w:rsidDel="00A56A75">
          <w:rPr>
            <w:spacing w:val="-5"/>
            <w:sz w:val="20"/>
            <w:szCs w:val="20"/>
            <w:lang w:val="en-US"/>
          </w:rPr>
          <w:delText xml:space="preserve"> </w:delText>
        </w:r>
        <w:r w:rsidDel="00A56A75">
          <w:rPr>
            <w:spacing w:val="-5"/>
            <w:sz w:val="20"/>
            <w:szCs w:val="20"/>
            <w:lang w:val="en-US"/>
          </w:rPr>
          <w:fldChar w:fldCharType="begin"/>
        </w:r>
        <w:r w:rsidDel="00A56A75">
          <w:rPr>
            <w:spacing w:val="-5"/>
            <w:sz w:val="20"/>
            <w:szCs w:val="20"/>
            <w:lang w:val="en-US"/>
          </w:rPr>
          <w:delInstrText xml:space="preserve"> ADDIN ZOTERO_ITEM CSL_CITATION {"citationID":"gcqrOqDc","properties":{"formattedCitation":"[33]","plainCitation":"[33]","noteIndex":0},"citationItems":[{"id":197656,"uris":["http://zotero.org/groups/6028435/items/6FLJEBY8"],"itemData":{"id":197656,"type":"article-journal","container-title":"Tec Empresarial","issue":"1","note":"publisher: http://creativecommons. org/licenses/by-nc-nd/3.0/","page":"65–83","title":"Influence of skills and knowledge on the financial attitude of university students","volume":"18","author":[{"family":"Loza","given":"Renzi"},{"family":"Romaní","given":"Gianni"},{"family":"Castañeda","given":"Winston"},{"family":"Arias","given":"Gerardo"}],"issued":{"date-parts":[["2024"]]}}}],"schema":"https://github.com/citation-style-language/schema/raw/master/csl-citation.json"} </w:delInstrText>
        </w:r>
        <w:r w:rsidDel="00A56A75">
          <w:rPr>
            <w:spacing w:val="-5"/>
            <w:sz w:val="20"/>
            <w:szCs w:val="20"/>
            <w:lang w:val="en-US"/>
          </w:rPr>
          <w:fldChar w:fldCharType="separate"/>
        </w:r>
        <w:r w:rsidDel="00A56A75">
          <w:rPr>
            <w:noProof/>
            <w:spacing w:val="-5"/>
            <w:sz w:val="20"/>
            <w:szCs w:val="20"/>
            <w:lang w:val="en-US"/>
          </w:rPr>
          <w:delText>[33]</w:delText>
        </w:r>
        <w:r w:rsidDel="00A56A75">
          <w:rPr>
            <w:spacing w:val="-5"/>
            <w:sz w:val="20"/>
            <w:szCs w:val="20"/>
            <w:lang w:val="en-US"/>
          </w:rPr>
          <w:fldChar w:fldCharType="end"/>
        </w:r>
        <w:r w:rsidRPr="003B14BC" w:rsidDel="00A56A75">
          <w:rPr>
            <w:spacing w:val="-5"/>
            <w:sz w:val="20"/>
            <w:szCs w:val="20"/>
            <w:lang w:val="en-US"/>
          </w:rPr>
          <w:delText xml:space="preserve">. As institutions embrace digital transformation, </w:delText>
        </w:r>
        <w:r w:rsidDel="00A56A75">
          <w:rPr>
            <w:spacing w:val="-5"/>
            <w:sz w:val="20"/>
            <w:szCs w:val="20"/>
            <w:lang w:val="en-US"/>
          </w:rPr>
          <w:delText>universities</w:delText>
        </w:r>
        <w:r w:rsidRPr="003B14BC" w:rsidDel="00A56A75">
          <w:rPr>
            <w:spacing w:val="-5"/>
            <w:sz w:val="20"/>
            <w:szCs w:val="20"/>
            <w:lang w:val="en-US"/>
          </w:rPr>
          <w:delText xml:space="preserve"> evolve into responsive platform</w:delText>
        </w:r>
        <w:r w:rsidDel="00A56A75">
          <w:rPr>
            <w:spacing w:val="-5"/>
            <w:sz w:val="20"/>
            <w:szCs w:val="20"/>
            <w:lang w:val="en-US"/>
          </w:rPr>
          <w:delText>s</w:delText>
        </w:r>
        <w:r w:rsidRPr="003B14BC" w:rsidDel="00A56A75">
          <w:rPr>
            <w:spacing w:val="-5"/>
            <w:sz w:val="20"/>
            <w:szCs w:val="20"/>
            <w:lang w:val="en-US"/>
          </w:rPr>
          <w:delText xml:space="preserve"> for innovation, sustainability, and socio-economic development</w:delText>
        </w:r>
        <w:r w:rsidDel="00A56A75">
          <w:rPr>
            <w:spacing w:val="-5"/>
            <w:sz w:val="20"/>
            <w:szCs w:val="20"/>
            <w:lang w:val="en-US"/>
          </w:rPr>
          <w:delText xml:space="preserve"> </w:delText>
        </w:r>
        <w:r w:rsidDel="00A56A75">
          <w:rPr>
            <w:spacing w:val="-5"/>
            <w:sz w:val="20"/>
            <w:szCs w:val="20"/>
            <w:lang w:val="en-US"/>
          </w:rPr>
          <w:fldChar w:fldCharType="begin"/>
        </w:r>
        <w:r w:rsidDel="00A56A75">
          <w:rPr>
            <w:spacing w:val="-5"/>
            <w:sz w:val="20"/>
            <w:szCs w:val="20"/>
            <w:lang w:val="en-US"/>
          </w:rPr>
          <w:delInstrText xml:space="preserve"> ADDIN ZOTERO_ITEM CSL_CITATION {"citationID":"B2Fx2zce","properties":{"formattedCitation":"[34], [35], [36]","plainCitation":"[34], [35], [36]","noteIndex":0},"citationItems":[{"id":197587,"uris":["http://zotero.org/groups/6028435/items/C6WFCEN9"],"itemData":{"id":197587,"type":"article-journal","archive":"Scopus","container-title":"DYNA (Colombia)","DOI":"10.15446/dyna.v91n232.111259","issue":"232","page":"49-57","title":"Dashboard for assessing patient flow management in hospital institutions","title-short":"Tablero de control para evaluar la gestión de los flujos de pacientes en instituciones hospitalarias","volume":"91","author":[{"family":"Sánchez-Suárez","given":"Y."},{"family":"Sánchez-Castillo","given":"V."},{"family":"Gómez-Cano","given":"C.A."}],"issued":{"date-parts":[["2024"]]}}},{"id":197661,"uris":["http://zotero.org/groups/6028435/items/XCY6YTRG"],"itemData":{"id":197661,"type":"article-journal","container-title":"Interciencia","issue":"1","note":"publisher: Interciencia","page":"8–18","title":"Scientific production of the relationship between leadership, higher education and digital transformation: A bibliometric analysis","volume":"49","author":[{"family":"Ganga-Contreras","given":"Francisco"},{"family":"Suarez-Amaya","given":"Wendolin"},{"family":"Alarcón-Henríquez","given":"Nancy"},{"family":"Viancos-González","given":"Patricio"},{"family":"Henríquez-Fuentes","given":"Fernando"},{"family":"Abello-Romero","given":"Juan"}],"issued":{"date-parts":[["2024"]]}}},{"id":197623,"uris":["http://zotero.org/groups/6028435/items/TNXS5IW8"],"itemData":{"id":197623,"type":"article-journal","archive":"Scopus","container-title":"Formacion Universitaria","DOI":"10.4067/S0718-50062024000200083","issue":"2","page":"83-100","title":"Life and academic purposes of Chilean university students in STEM careers (Science, Technology, Engineering, and Mathematics)","title-short":"Propósitos de vida y académicos en estudiantes universitarios chilenos de carreras STEM (Ciencia, Tecnología, Ingeniería, y Matemáticas)","volume":"17","author":[{"family":"López-Angulo","given":"Y."},{"family":"Sáez-Delgado","given":"F."},{"family":"Mella-Norambuena","given":"J."}],"issued":{"date-parts":[["2024"]]}}}],"schema":"https://github.com/citation-style-language/schema/raw/master/csl-citation.json"} </w:delInstrText>
        </w:r>
        <w:r w:rsidDel="00A56A75">
          <w:rPr>
            <w:spacing w:val="-5"/>
            <w:sz w:val="20"/>
            <w:szCs w:val="20"/>
            <w:lang w:val="en-US"/>
          </w:rPr>
          <w:fldChar w:fldCharType="separate"/>
        </w:r>
        <w:r w:rsidDel="00A56A75">
          <w:rPr>
            <w:noProof/>
            <w:spacing w:val="-5"/>
            <w:sz w:val="20"/>
            <w:szCs w:val="20"/>
            <w:lang w:val="en-US"/>
          </w:rPr>
          <w:delText>[34], [35], [36]</w:delText>
        </w:r>
        <w:r w:rsidDel="00A56A75">
          <w:rPr>
            <w:spacing w:val="-5"/>
            <w:sz w:val="20"/>
            <w:szCs w:val="20"/>
            <w:lang w:val="en-US"/>
          </w:rPr>
          <w:fldChar w:fldCharType="end"/>
        </w:r>
        <w:r w:rsidRPr="003B14BC" w:rsidDel="00A56A75">
          <w:rPr>
            <w:spacing w:val="-5"/>
            <w:sz w:val="20"/>
            <w:szCs w:val="20"/>
            <w:lang w:val="en-US"/>
          </w:rPr>
          <w:delText>.</w:delText>
        </w:r>
      </w:del>
    </w:p>
    <w:p w14:paraId="53E64A15" w14:textId="77777777" w:rsidR="005E0185" w:rsidRDefault="005E0185" w:rsidP="005E0185">
      <w:pPr>
        <w:ind w:firstLine="284"/>
        <w:rPr>
          <w:spacing w:val="-5"/>
          <w:sz w:val="20"/>
          <w:szCs w:val="20"/>
          <w:lang w:val="en-US"/>
        </w:rPr>
      </w:pPr>
    </w:p>
    <w:p w14:paraId="44B4F8C5" w14:textId="12AD52E1" w:rsidR="005E0185" w:rsidDel="00A56A75" w:rsidRDefault="005E0185" w:rsidP="005E0185">
      <w:pPr>
        <w:pStyle w:val="Ttulo3"/>
        <w:rPr>
          <w:del w:id="240" w:author="Juan David Velasquez" w:date="2025-11-29T18:18:00Z" w16du:dateUtc="2025-11-29T23:18:00Z"/>
        </w:rPr>
      </w:pPr>
      <w:del w:id="241" w:author="Juan David Velasquez" w:date="2025-11-29T18:18:00Z" w16du:dateUtc="2025-11-29T23:18:00Z">
        <w:r w:rsidRPr="00A77F97" w:rsidDel="00A56A75">
          <w:delText>AI and data-driven technologies</w:delText>
        </w:r>
      </w:del>
    </w:p>
    <w:p w14:paraId="6DB8820B" w14:textId="1E5137FD" w:rsidR="005E0185" w:rsidDel="00A56A75" w:rsidRDefault="005E0185" w:rsidP="005E0185">
      <w:pPr>
        <w:ind w:firstLine="284"/>
        <w:rPr>
          <w:del w:id="242" w:author="Juan David Velasquez" w:date="2025-11-29T18:18:00Z" w16du:dateUtc="2025-11-29T23:18:00Z"/>
          <w:spacing w:val="-5"/>
          <w:sz w:val="20"/>
          <w:szCs w:val="20"/>
          <w:lang w:val="en-US"/>
        </w:rPr>
      </w:pPr>
    </w:p>
    <w:p w14:paraId="5A61D016" w14:textId="507333D1" w:rsidR="005E0185" w:rsidDel="00A56A75" w:rsidRDefault="005E0185" w:rsidP="005E0185">
      <w:pPr>
        <w:ind w:firstLine="284"/>
        <w:rPr>
          <w:del w:id="243" w:author="Juan David Velasquez" w:date="2025-11-29T18:18:00Z" w16du:dateUtc="2025-11-29T23:18:00Z"/>
          <w:spacing w:val="-5"/>
          <w:sz w:val="20"/>
          <w:szCs w:val="20"/>
          <w:lang w:val="en-US"/>
        </w:rPr>
      </w:pPr>
      <w:del w:id="244" w:author="Juan David Velasquez" w:date="2025-11-29T18:18:00Z" w16du:dateUtc="2025-11-29T23:18:00Z">
        <w:r w:rsidRPr="003B14BC" w:rsidDel="00A56A75">
          <w:rPr>
            <w:spacing w:val="-5"/>
            <w:sz w:val="20"/>
            <w:szCs w:val="20"/>
            <w:lang w:val="en-US"/>
          </w:rPr>
          <w:delText xml:space="preserve">This thematic cluster highlights the convergence of artificial intelligence, machine learning, and data-driven technologies applied to complex classification and optimization tasks across </w:delText>
        </w:r>
      </w:del>
      <w:del w:id="245" w:author="Juan David Velasquez" w:date="2025-11-29T18:11:00Z" w16du:dateUtc="2025-11-29T23:11:00Z">
        <w:r w:rsidDel="003F093A">
          <w:rPr>
            <w:spacing w:val="-5"/>
            <w:sz w:val="20"/>
            <w:szCs w:val="20"/>
            <w:lang w:val="en-US"/>
          </w:rPr>
          <w:delText>variou</w:delText>
        </w:r>
        <w:r w:rsidRPr="003B14BC" w:rsidDel="003F093A">
          <w:rPr>
            <w:spacing w:val="-5"/>
            <w:sz w:val="20"/>
            <w:szCs w:val="20"/>
            <w:lang w:val="en-US"/>
          </w:rPr>
          <w:delText xml:space="preserve">s </w:delText>
        </w:r>
      </w:del>
      <w:del w:id="246" w:author="Juan David Velasquez" w:date="2025-11-29T18:18:00Z" w16du:dateUtc="2025-11-29T23:18:00Z">
        <w:r w:rsidDel="00A56A75">
          <w:rPr>
            <w:spacing w:val="-5"/>
            <w:sz w:val="20"/>
            <w:szCs w:val="20"/>
            <w:lang w:val="en-US"/>
          </w:rPr>
          <w:delText>domains</w:delText>
        </w:r>
      </w:del>
      <w:del w:id="247" w:author="Juan David Velasquez" w:date="2025-11-29T18:11:00Z" w16du:dateUtc="2025-11-29T23:11:00Z">
        <w:r w:rsidDel="003F093A">
          <w:rPr>
            <w:spacing w:val="-5"/>
            <w:sz w:val="20"/>
            <w:szCs w:val="20"/>
            <w:lang w:val="en-US"/>
          </w:rPr>
          <w:delText>,</w:delText>
        </w:r>
      </w:del>
      <w:del w:id="248" w:author="Juan David Velasquez" w:date="2025-11-29T18:18:00Z" w16du:dateUtc="2025-11-29T23:18:00Z">
        <w:r w:rsidRPr="003B14BC" w:rsidDel="00A56A75">
          <w:rPr>
            <w:spacing w:val="-5"/>
            <w:sz w:val="20"/>
            <w:szCs w:val="20"/>
            <w:lang w:val="en-US"/>
          </w:rPr>
          <w:delText xml:space="preserve"> </w:delText>
        </w:r>
      </w:del>
      <w:del w:id="249" w:author="Juan David Velasquez" w:date="2025-11-29T18:11:00Z" w16du:dateUtc="2025-11-29T23:11:00Z">
        <w:r w:rsidDel="003F093A">
          <w:rPr>
            <w:spacing w:val="-5"/>
            <w:sz w:val="20"/>
            <w:szCs w:val="20"/>
            <w:lang w:val="en-US"/>
          </w:rPr>
          <w:delText>including</w:delText>
        </w:r>
      </w:del>
      <w:del w:id="250" w:author="Juan David Velasquez" w:date="2025-11-29T18:18:00Z" w16du:dateUtc="2025-11-29T23:18:00Z">
        <w:r w:rsidRPr="003B14BC" w:rsidDel="00A56A75">
          <w:rPr>
            <w:spacing w:val="-5"/>
            <w:sz w:val="20"/>
            <w:szCs w:val="20"/>
            <w:lang w:val="en-US"/>
          </w:rPr>
          <w:delText xml:space="preserve"> healthcare, agriculture, engineering, and digital security. Core </w:delText>
        </w:r>
        <w:r w:rsidDel="00A56A75">
          <w:rPr>
            <w:spacing w:val="-5"/>
            <w:sz w:val="20"/>
            <w:szCs w:val="20"/>
            <w:lang w:val="en-US"/>
          </w:rPr>
          <w:delText xml:space="preserve">methods, such as convolutional neural networks, support vector machines, and fuzzy logic, are </w:delText>
        </w:r>
      </w:del>
      <w:del w:id="251" w:author="Juan David Velasquez" w:date="2025-11-29T18:14:00Z" w16du:dateUtc="2025-11-29T23:14:00Z">
        <w:r w:rsidDel="00A56A75">
          <w:rPr>
            <w:spacing w:val="-5"/>
            <w:sz w:val="20"/>
            <w:szCs w:val="20"/>
            <w:lang w:val="en-US"/>
          </w:rPr>
          <w:delText xml:space="preserve">utilized </w:delText>
        </w:r>
      </w:del>
      <w:del w:id="252" w:author="Juan David Velasquez" w:date="2025-11-29T18:18:00Z" w16du:dateUtc="2025-11-29T23:18:00Z">
        <w:r w:rsidDel="00A56A75">
          <w:rPr>
            <w:spacing w:val="-5"/>
            <w:sz w:val="20"/>
            <w:szCs w:val="20"/>
            <w:lang w:val="en-US"/>
          </w:rPr>
          <w:delText>to extract and interpret high-dimensional data, thereby enhancing</w:delText>
        </w:r>
        <w:r w:rsidRPr="003B14BC" w:rsidDel="00A56A75">
          <w:rPr>
            <w:spacing w:val="-5"/>
            <w:sz w:val="20"/>
            <w:szCs w:val="20"/>
            <w:lang w:val="en-US"/>
          </w:rPr>
          <w:delText xml:space="preserve"> prediction accuracy and decision-making efficiency</w:delText>
        </w:r>
        <w:r w:rsidDel="00A56A75">
          <w:rPr>
            <w:spacing w:val="-5"/>
            <w:sz w:val="20"/>
            <w:szCs w:val="20"/>
            <w:lang w:val="en-US"/>
          </w:rPr>
          <w:delText xml:space="preserve"> </w:delText>
        </w:r>
        <w:r w:rsidDel="00A56A75">
          <w:rPr>
            <w:spacing w:val="-5"/>
            <w:sz w:val="20"/>
            <w:szCs w:val="20"/>
            <w:lang w:val="en-US"/>
          </w:rPr>
          <w:fldChar w:fldCharType="begin"/>
        </w:r>
        <w:r w:rsidDel="00A56A75">
          <w:rPr>
            <w:spacing w:val="-5"/>
            <w:sz w:val="20"/>
            <w:szCs w:val="20"/>
            <w:lang w:val="en-US"/>
          </w:rPr>
          <w:delInstrText xml:space="preserve"> ADDIN ZOTERO_ITEM CSL_CITATION {"citationID":"wZpUXNxV","properties":{"formattedCitation":"[28], [37], [38], [39]","plainCitation":"[28], [37], [38], [39]","noteIndex":0},"citationItems":[{"id":197675,"uris":["http://zotero.org/groups/6028435/items/KYHEKZ2I"],"itemData":{"id":197675,"type":"article-journal","container-title":"Computación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197666,"uris":["http://zotero.org/groups/6028435/items/GKAKPRDM"],"itemData":{"id":197666,"type":"article-journal","container-title":"Journal of Applied Research and Technology","issue":"1","page":"22–31","title":"A matlab based graphical user interface for the monitoring and early detection of keratoconus","volume":"22","author":[{"family":"Fourati","given":"I Kallel"},{"family":"Kammoun","given":"S"}],"issued":{"date-parts":[["2024"]]}}},{"id":197629,"uris":["http://zotero.org/groups/6028435/items/THM22BUU"],"itemData":{"id":197629,"type":"article-journal","archive":"Scopus","container-title":"Computacion y Sistemas","DOI":"10.13053/CyS-28-1-4892","issue":"1","page":"245-256","title":"Lightweight CNN for Detecting Microcalcifications Clusters in Digital Mammograms","volume":"28","author":[{"family":"Luna-Lozoya","given":"R.S."},{"family":"Jesús Ochoa-Domínguez","given":"H.","non-dropping-particle":"de"},{"family":"Sossa-Azuela","given":"J.H."},{"family":"Cruz-Sánchez","given":"V.G."},{"family":"Vergara-Villegas","given":"O.O."}],"issued":{"date-parts":[["2024"]]}}},{"id":197674,"uris":["http://zotero.org/groups/6028435/items/U7J936BD"],"itemData":{"id":197674,"type":"article-journal","container-title":"Computación y Sistemas","issue":"1","note":"publisher: Instituto Politécnico Nacional, Centro de Investigación en Computación","page":"271–282","title":"Corn/Weed Plants Detection Under Authentic Fields based on Patching Segmentation and Classification Networks","volume":"28","author":[{"family":"Garibaldi-Márquez","given":"Francisco"},{"family":"Flores","given":"Gerardo"},{"family":"Valentín-Coronado","given":"Luis M"}],"issued":{"date-parts":[["2024"]]}}}],"schema":"https://github.com/citation-style-language/schema/raw/master/csl-citation.json"} </w:delInstrText>
        </w:r>
        <w:r w:rsidDel="00A56A75">
          <w:rPr>
            <w:spacing w:val="-5"/>
            <w:sz w:val="20"/>
            <w:szCs w:val="20"/>
            <w:lang w:val="en-US"/>
          </w:rPr>
          <w:fldChar w:fldCharType="separate"/>
        </w:r>
        <w:r w:rsidDel="00A56A75">
          <w:rPr>
            <w:noProof/>
            <w:spacing w:val="-5"/>
            <w:sz w:val="20"/>
            <w:szCs w:val="20"/>
            <w:lang w:val="en-US"/>
          </w:rPr>
          <w:delText>[28], [37], [38], [39]</w:delText>
        </w:r>
        <w:r w:rsidDel="00A56A75">
          <w:rPr>
            <w:spacing w:val="-5"/>
            <w:sz w:val="20"/>
            <w:szCs w:val="20"/>
            <w:lang w:val="en-US"/>
          </w:rPr>
          <w:fldChar w:fldCharType="end"/>
        </w:r>
        <w:r w:rsidRPr="003B14BC" w:rsidDel="00A56A75">
          <w:rPr>
            <w:spacing w:val="-5"/>
            <w:sz w:val="20"/>
            <w:szCs w:val="20"/>
            <w:lang w:val="en-US"/>
          </w:rPr>
          <w:delText xml:space="preserve">. Applications emphasize </w:delText>
        </w:r>
        <w:r w:rsidDel="00A56A75">
          <w:rPr>
            <w:spacing w:val="-5"/>
            <w:sz w:val="20"/>
            <w:szCs w:val="20"/>
            <w:lang w:val="en-US"/>
          </w:rPr>
          <w:delText xml:space="preserve">the development of </w:delText>
        </w:r>
        <w:r w:rsidRPr="003B14BC" w:rsidDel="00A56A75">
          <w:rPr>
            <w:spacing w:val="-5"/>
            <w:sz w:val="20"/>
            <w:szCs w:val="20"/>
            <w:lang w:val="en-US"/>
          </w:rPr>
          <w:delText>context-aware</w:delText>
        </w:r>
      </w:del>
      <w:del w:id="253" w:author="Juan David Velasquez" w:date="2025-11-29T18:13:00Z" w16du:dateUtc="2025-11-29T23:13:00Z">
        <w:r w:rsidRPr="003B14BC" w:rsidDel="00A56A75">
          <w:rPr>
            <w:spacing w:val="-5"/>
            <w:sz w:val="20"/>
            <w:szCs w:val="20"/>
            <w:lang w:val="en-US"/>
          </w:rPr>
          <w:delText xml:space="preserve"> and</w:delText>
        </w:r>
      </w:del>
      <w:del w:id="254" w:author="Juan David Velasquez" w:date="2025-11-29T18:18:00Z" w16du:dateUtc="2025-11-29T23:18:00Z">
        <w:r w:rsidRPr="003B14BC" w:rsidDel="00A56A75">
          <w:rPr>
            <w:spacing w:val="-5"/>
            <w:sz w:val="20"/>
            <w:szCs w:val="20"/>
            <w:lang w:val="en-US"/>
          </w:rPr>
          <w:delText xml:space="preserve"> scalable systems enabled by big data, cloud computing, and IoT infrastructures</w:delText>
        </w:r>
        <w:r w:rsidDel="00A56A75">
          <w:rPr>
            <w:spacing w:val="-5"/>
            <w:sz w:val="20"/>
            <w:szCs w:val="20"/>
            <w:lang w:val="en-US"/>
          </w:rPr>
          <w:delText xml:space="preserve"> </w:delText>
        </w:r>
        <w:r w:rsidDel="00A56A75">
          <w:rPr>
            <w:spacing w:val="-5"/>
            <w:sz w:val="20"/>
            <w:szCs w:val="20"/>
            <w:lang w:val="en-US"/>
          </w:rPr>
          <w:fldChar w:fldCharType="begin"/>
        </w:r>
        <w:r w:rsidDel="00A56A75">
          <w:rPr>
            <w:spacing w:val="-5"/>
            <w:sz w:val="20"/>
            <w:szCs w:val="20"/>
            <w:lang w:val="en-US"/>
          </w:rPr>
          <w:delInstrText xml:space="preserve"> ADDIN ZOTERO_ITEM CSL_CITATION {"citationID":"Tyqj52F8","properties":{"formattedCitation":"[29], [30]","plainCitation":"[29], [30]","noteIndex":0},"citationItems":[{"id":197665,"uris":["http://zotero.org/groups/6028435/items/VJE43PJR"],"itemData":{"id":197665,"type":"article-journal","container-title":"Formación universitaria","issue":"1","page":"155–164","title":"Artificial intelligence and its scientific production in the area of education","volume":"17","author":[{"family":"Mena","given":"A"},{"family":"Vázquez","given":"E"},{"family":"Fernández","given":"E"},{"family":"López","given":"E"}],"issued":{"date-parts":[["2024"]]}}},{"id":197677,"uris":["http://zotero.org/groups/6028435/items/N9S2EATW"],"itemData":{"id":197677,"type":"article-journal","container-title":"Computación y Sistemas","issue":"1","note":"publisher: Instituto Politécnico Nacional, Centro de Investigación en Computación","page":"85–98","title":"Multi-instrument based N-grams for composer classification task","volume":"28","author":[{"family":"Gelbukh","given":"Alexander"},{"family":"Pérez Alvarez","given":"Daniel Alejandro"},{"family":"Kolesnikova","given":"Olga"},{"family":"Chanona-Hernandez","given":"Liliana"},{"family":"Sidorov","given":"Grigori"}],"issued":{"date-parts":[["2024"]]}}}],"schema":"https://github.com/citation-style-language/schema/raw/master/csl-citation.json"} </w:delInstrText>
        </w:r>
        <w:r w:rsidDel="00A56A75">
          <w:rPr>
            <w:spacing w:val="-5"/>
            <w:sz w:val="20"/>
            <w:szCs w:val="20"/>
            <w:lang w:val="en-US"/>
          </w:rPr>
          <w:fldChar w:fldCharType="separate"/>
        </w:r>
        <w:r w:rsidDel="00A56A75">
          <w:rPr>
            <w:noProof/>
            <w:spacing w:val="-5"/>
            <w:sz w:val="20"/>
            <w:szCs w:val="20"/>
            <w:lang w:val="en-US"/>
          </w:rPr>
          <w:delText>[29], [30]</w:delText>
        </w:r>
        <w:r w:rsidDel="00A56A75">
          <w:rPr>
            <w:spacing w:val="-5"/>
            <w:sz w:val="20"/>
            <w:szCs w:val="20"/>
            <w:lang w:val="en-US"/>
          </w:rPr>
          <w:fldChar w:fldCharType="end"/>
        </w:r>
        <w:r w:rsidRPr="003B14BC" w:rsidDel="00A56A75">
          <w:rPr>
            <w:spacing w:val="-5"/>
            <w:sz w:val="20"/>
            <w:szCs w:val="20"/>
            <w:lang w:val="en-US"/>
          </w:rPr>
          <w:delText>. Energy efficiency and sustainability emerge as underlying priorities in computational model design</w:delText>
        </w:r>
        <w:r w:rsidDel="00A56A75">
          <w:rPr>
            <w:spacing w:val="-5"/>
            <w:sz w:val="20"/>
            <w:szCs w:val="20"/>
            <w:lang w:val="en-US"/>
          </w:rPr>
          <w:delText xml:space="preserve"> </w:delText>
        </w:r>
        <w:r w:rsidDel="00A56A75">
          <w:rPr>
            <w:spacing w:val="-5"/>
            <w:sz w:val="20"/>
            <w:szCs w:val="20"/>
            <w:lang w:val="en-US"/>
          </w:rPr>
          <w:fldChar w:fldCharType="begin"/>
        </w:r>
        <w:r w:rsidDel="00A56A75">
          <w:rPr>
            <w:spacing w:val="-5"/>
            <w:sz w:val="20"/>
            <w:szCs w:val="20"/>
            <w:lang w:val="en-US"/>
          </w:rPr>
          <w:delInstrText xml:space="preserve"> ADDIN ZOTERO_ITEM CSL_CITATION {"citationID":"iw5hzZ8o","properties":{"formattedCitation":"[37], [40]","plainCitation":"[37], [40]","noteIndex":0},"citationItems":[{"id":197666,"uris":["http://zotero.org/groups/6028435/items/GKAKPRDM"],"itemData":{"id":197666,"type":"article-journal","container-title":"Journal of Applied Research and Technology","issue":"1","page":"22–31","title":"A matlab based graphical user interface for the monitoring and early detection of keratoconus","volume":"22","author":[{"family":"Fourati","given":"I Kallel"},{"family":"Kammoun","given":"S"}],"issued":{"date-parts":[["2024"]]}}},{"id":197663,"uris":["http://zotero.org/groups/6028435/items/DLG3LHM4"],"itemData":{"id":197663,"type":"article-journal","container-title":"Ingeniería e Investigación","issue":"1","note":"publisher: Universidad Nacional de Colombia","page":"9","title":"Reduction of large scale linear dynamic mimo systems using aco-pid controller","volume":"44","author":[{"family":"Alkhasraji","given":"Jafaar Mohammed"},{"family":"Shneen","given":"Salam W"},{"family":"Sulttan","given":"Mohammed Q"}],"issued":{"date-parts":[["2024"]]}}}],"schema":"https://github.com/citation-style-language/schema/raw/master/csl-citation.json"} </w:delInstrText>
        </w:r>
        <w:r w:rsidDel="00A56A75">
          <w:rPr>
            <w:spacing w:val="-5"/>
            <w:sz w:val="20"/>
            <w:szCs w:val="20"/>
            <w:lang w:val="en-US"/>
          </w:rPr>
          <w:fldChar w:fldCharType="separate"/>
        </w:r>
        <w:r w:rsidDel="00A56A75">
          <w:rPr>
            <w:noProof/>
            <w:spacing w:val="-5"/>
            <w:sz w:val="20"/>
            <w:szCs w:val="20"/>
            <w:lang w:val="en-US"/>
          </w:rPr>
          <w:delText>[37], [40]</w:delText>
        </w:r>
        <w:r w:rsidDel="00A56A75">
          <w:rPr>
            <w:spacing w:val="-5"/>
            <w:sz w:val="20"/>
            <w:szCs w:val="20"/>
            <w:lang w:val="en-US"/>
          </w:rPr>
          <w:fldChar w:fldCharType="end"/>
        </w:r>
        <w:r w:rsidRPr="003B14BC" w:rsidDel="00A56A75">
          <w:rPr>
            <w:spacing w:val="-5"/>
            <w:sz w:val="20"/>
            <w:szCs w:val="20"/>
            <w:lang w:val="en-US"/>
          </w:rPr>
          <w:delText>. Natural language processing extends these approaches to unstructured data, illustrating AI’s cross-functional versatility</w:delText>
        </w:r>
        <w:r w:rsidDel="00A56A75">
          <w:rPr>
            <w:spacing w:val="-5"/>
            <w:sz w:val="20"/>
            <w:szCs w:val="20"/>
            <w:lang w:val="en-US"/>
          </w:rPr>
          <w:delText xml:space="preserve"> </w:delText>
        </w:r>
        <w:r w:rsidDel="00A56A75">
          <w:rPr>
            <w:spacing w:val="-5"/>
            <w:sz w:val="20"/>
            <w:szCs w:val="20"/>
            <w:lang w:val="en-US"/>
          </w:rPr>
          <w:fldChar w:fldCharType="begin"/>
        </w:r>
        <w:r w:rsidDel="00A56A75">
          <w:rPr>
            <w:spacing w:val="-5"/>
            <w:sz w:val="20"/>
            <w:szCs w:val="20"/>
            <w:lang w:val="en-US"/>
          </w:rPr>
          <w:delInstrText xml:space="preserve"> ADDIN ZOTERO_ITEM CSL_CITATION {"citationID":"lPaG3CIW","properties":{"formattedCitation":"[30]","plainCitation":"[30]","noteIndex":0},"citationItems":[{"id":197677,"uris":["http://zotero.org/groups/6028435/items/N9S2EATW"],"itemData":{"id":197677,"type":"article-journal","container-title":"Computación y Sistemas","issue":"1","note":"publisher: Instituto Politécnico Nacional, Centro de Investigación en Computación","page":"85–98","title":"Multi-instrument based N-grams for composer classification task","volume":"28","author":[{"family":"Gelbukh","given":"Alexander"},{"family":"Pérez Alvarez","given":"Daniel Alejandro"},{"family":"Kolesnikova","given":"Olga"},{"family":"Chanona-Hernandez","given":"Liliana"},{"family":"Sidorov","given":"Grigori"}],"issued":{"date-parts":[["2024"]]}}}],"schema":"https://github.com/citation-style-language/schema/raw/master/csl-citation.json"} </w:delInstrText>
        </w:r>
        <w:r w:rsidDel="00A56A75">
          <w:rPr>
            <w:spacing w:val="-5"/>
            <w:sz w:val="20"/>
            <w:szCs w:val="20"/>
            <w:lang w:val="en-US"/>
          </w:rPr>
          <w:fldChar w:fldCharType="separate"/>
        </w:r>
        <w:r w:rsidDel="00A56A75">
          <w:rPr>
            <w:noProof/>
            <w:spacing w:val="-5"/>
            <w:sz w:val="20"/>
            <w:szCs w:val="20"/>
            <w:lang w:val="en-US"/>
          </w:rPr>
          <w:delText>[30]</w:delText>
        </w:r>
        <w:r w:rsidDel="00A56A75">
          <w:rPr>
            <w:spacing w:val="-5"/>
            <w:sz w:val="20"/>
            <w:szCs w:val="20"/>
            <w:lang w:val="en-US"/>
          </w:rPr>
          <w:fldChar w:fldCharType="end"/>
        </w:r>
        <w:r w:rsidRPr="003B14BC" w:rsidDel="00A56A75">
          <w:rPr>
            <w:spacing w:val="-5"/>
            <w:sz w:val="20"/>
            <w:szCs w:val="20"/>
            <w:lang w:val="en-US"/>
          </w:rPr>
          <w:delText xml:space="preserve">. Collectively, these studies reflect a shift toward intelligent, adaptive systems that unify digital architectures and learning-based models </w:delText>
        </w:r>
      </w:del>
      <w:del w:id="255" w:author="Juan David Velasquez" w:date="2025-11-29T18:14:00Z" w16du:dateUtc="2025-11-29T23:14:00Z">
        <w:r w:rsidRPr="003B14BC" w:rsidDel="00A56A75">
          <w:rPr>
            <w:spacing w:val="-5"/>
            <w:sz w:val="20"/>
            <w:szCs w:val="20"/>
            <w:lang w:val="en-US"/>
          </w:rPr>
          <w:delText xml:space="preserve">for </w:delText>
        </w:r>
      </w:del>
      <w:del w:id="256" w:author="Juan David Velasquez" w:date="2025-11-29T18:18:00Z" w16du:dateUtc="2025-11-29T23:18:00Z">
        <w:r w:rsidRPr="003B14BC" w:rsidDel="00A56A75">
          <w:rPr>
            <w:spacing w:val="-5"/>
            <w:sz w:val="20"/>
            <w:szCs w:val="20"/>
            <w:lang w:val="en-US"/>
          </w:rPr>
          <w:delText>solv</w:delText>
        </w:r>
      </w:del>
      <w:del w:id="257" w:author="Juan David Velasquez" w:date="2025-11-29T18:14:00Z" w16du:dateUtc="2025-11-29T23:14:00Z">
        <w:r w:rsidRPr="003B14BC" w:rsidDel="00A56A75">
          <w:rPr>
            <w:spacing w:val="-5"/>
            <w:sz w:val="20"/>
            <w:szCs w:val="20"/>
            <w:lang w:val="en-US"/>
          </w:rPr>
          <w:delText>ing</w:delText>
        </w:r>
      </w:del>
      <w:del w:id="258" w:author="Juan David Velasquez" w:date="2025-11-29T18:18:00Z" w16du:dateUtc="2025-11-29T23:18:00Z">
        <w:r w:rsidRPr="003B14BC" w:rsidDel="00A56A75">
          <w:rPr>
            <w:spacing w:val="-5"/>
            <w:sz w:val="20"/>
            <w:szCs w:val="20"/>
            <w:lang w:val="en-US"/>
          </w:rPr>
          <w:delText xml:space="preserve"> real-world engineering problems</w:delText>
        </w:r>
        <w:r w:rsidDel="00A56A75">
          <w:rPr>
            <w:spacing w:val="-5"/>
            <w:sz w:val="20"/>
            <w:szCs w:val="20"/>
            <w:lang w:val="en-US"/>
          </w:rPr>
          <w:delText xml:space="preserve"> </w:delText>
        </w:r>
        <w:r w:rsidDel="00A56A75">
          <w:rPr>
            <w:spacing w:val="-5"/>
            <w:sz w:val="20"/>
            <w:szCs w:val="20"/>
            <w:lang w:val="en-US"/>
          </w:rPr>
          <w:fldChar w:fldCharType="begin"/>
        </w:r>
        <w:r w:rsidDel="00A56A75">
          <w:rPr>
            <w:spacing w:val="-5"/>
            <w:sz w:val="20"/>
            <w:szCs w:val="20"/>
            <w:lang w:val="en-US"/>
          </w:rPr>
          <w:delInstrText xml:space="preserve"> ADDIN ZOTERO_ITEM CSL_CITATION {"citationID":"kKVkt8Q8","properties":{"formattedCitation":"[28], [41]","plainCitation":"[28], [41]","noteIndex":0},"citationItems":[{"id":197675,"uris":["http://zotero.org/groups/6028435/items/KYHEKZ2I"],"itemData":{"id":197675,"type":"article-journal","container-title":"Computación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197585,"uris":["http://zotero.org/groups/6028435/items/53TR4XA2"],"itemData":{"id":197585,"type":"article-journal","archive":"Scopus","container-title":"Journal of Applied Research and Technology","DOI":"10.22201/icat.24486736e.2024.22.2.2269","page":"219-229","title":"Modern techniques in detecting, identifying and classifying fruits according to the developed machine learning algorithm","volume":"22","author":[{"family":"Khalid","given":"H."}],"issued":{"date-parts":[["2024"]]}}}],"schema":"https://github.com/citation-style-language/schema/raw/master/csl-citation.json"} </w:delInstrText>
        </w:r>
        <w:r w:rsidDel="00A56A75">
          <w:rPr>
            <w:spacing w:val="-5"/>
            <w:sz w:val="20"/>
            <w:szCs w:val="20"/>
            <w:lang w:val="en-US"/>
          </w:rPr>
          <w:fldChar w:fldCharType="separate"/>
        </w:r>
        <w:r w:rsidDel="00A56A75">
          <w:rPr>
            <w:noProof/>
            <w:spacing w:val="-5"/>
            <w:sz w:val="20"/>
            <w:szCs w:val="20"/>
            <w:lang w:val="en-US"/>
          </w:rPr>
          <w:delText>[28], [41]</w:delText>
        </w:r>
        <w:r w:rsidDel="00A56A75">
          <w:rPr>
            <w:spacing w:val="-5"/>
            <w:sz w:val="20"/>
            <w:szCs w:val="20"/>
            <w:lang w:val="en-US"/>
          </w:rPr>
          <w:fldChar w:fldCharType="end"/>
        </w:r>
        <w:r w:rsidRPr="003B14BC" w:rsidDel="00A56A75">
          <w:rPr>
            <w:spacing w:val="-5"/>
            <w:sz w:val="20"/>
            <w:szCs w:val="20"/>
            <w:lang w:val="en-US"/>
          </w:rPr>
          <w:delText>.</w:delText>
        </w:r>
      </w:del>
    </w:p>
    <w:p w14:paraId="7578D200" w14:textId="6E97C711" w:rsidR="005E0185" w:rsidDel="00A56A75" w:rsidRDefault="005E0185" w:rsidP="005E0185">
      <w:pPr>
        <w:ind w:firstLine="284"/>
        <w:rPr>
          <w:del w:id="259" w:author="Juan David Velasquez" w:date="2025-11-29T18:18:00Z" w16du:dateUtc="2025-11-29T23:18:00Z"/>
          <w:spacing w:val="-5"/>
          <w:sz w:val="20"/>
          <w:szCs w:val="20"/>
          <w:lang w:val="en-US"/>
        </w:rPr>
      </w:pPr>
    </w:p>
    <w:p w14:paraId="371D4D6D" w14:textId="77777777" w:rsidR="005E0185" w:rsidRDefault="005E0185" w:rsidP="005E0185">
      <w:pPr>
        <w:pStyle w:val="Ttulo3"/>
      </w:pPr>
      <w:r w:rsidRPr="00A77F97">
        <w:t>Engineering materials and structural analysis</w:t>
      </w:r>
    </w:p>
    <w:p w14:paraId="7A301900" w14:textId="77777777" w:rsidR="005E0185" w:rsidRDefault="005E0185" w:rsidP="005E0185">
      <w:pPr>
        <w:ind w:firstLine="284"/>
        <w:rPr>
          <w:spacing w:val="-5"/>
          <w:sz w:val="20"/>
          <w:szCs w:val="20"/>
          <w:lang w:val="en-US"/>
        </w:rPr>
      </w:pPr>
    </w:p>
    <w:p w14:paraId="223BFD01" w14:textId="77777777" w:rsidR="005E0185" w:rsidRDefault="005E0185" w:rsidP="005E0185">
      <w:pPr>
        <w:ind w:firstLine="284"/>
        <w:rPr>
          <w:spacing w:val="-5"/>
          <w:sz w:val="20"/>
          <w:szCs w:val="20"/>
          <w:lang w:val="en-US"/>
        </w:rPr>
      </w:pPr>
      <w:r w:rsidRPr="003B14BC">
        <w:rPr>
          <w:spacing w:val="-5"/>
          <w:sz w:val="20"/>
          <w:szCs w:val="20"/>
          <w:lang w:val="en-US"/>
        </w:rPr>
        <w:t>This thematic cluster reflects the convergence of material science, environmental engineering, and computational modeling to enhance mechanical performance, durability, and sustainability in engineering applications. Studies emphasize the use of agricultural and industrial residues—such as fly ash, chitosan, and coffee husk ash—to improve concrete and composite materials while supporting waste valorization and pollutant removal</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{"citationID":"2RO6oRNJ","properties":{"formattedCitation":"[22], [27], [42]","plainCitation":"[22], [27], [42]","noteIndex":0},"citationItems":[{"id":197613,"uris":["http://zotero.org/groups/6028435/items/8QFT48F6"],"itemData":{"id":197613,"type":"article-journal","archive":"Scopus","container-title":"Revista Mexicana de Ingeniera Quimica","DOI":"10.24275/rmiq/Bio24170","issue":"1","title":"Optimization of copper removal through spherical agglomeration: Effect of pH precipitation and the use of Agave spp. leaf extracts as biosurfactants","title-short":"Optimización de la remoción de cobre mediante aglomeración esférica: Efecto del pH y extractos de material foliar de Agave spp. como bio surfactantes","URL":"https://www.scopus.com/inward/record.uri?eid=2-s2.0-85188712832&amp;doi=10.24275%2frmiq%2fBio24170&amp;partnerID=40&amp;md5=944bc4dcb476006c8a0c2cf7b0b7573b","volume":"23","author":[{"family":"Alcázar-Medina","given":"F.A."},{"family":"Valle-Cervantes","given":"S."},{"family":"Alcazar-Medina","given":"T.L."},{"family":"Rodríguez-Rosales","given":"M.D.J."}],"issued":{"date-parts":[["2024"]]}}},{"id":197672,"uris":["http://zotero.org/groups/6028435/items/XZLMKPYE"],"itemData":{"id":197672,"type":"article-journal","container-title":"Revista Mexicana de Ingeniería Química","issue":"1","page":"1–15","title":"Effect of gum arabic concentrations on drying kinetics, anthocyanin degradation and product qualities of purple rice bran extract dried by foam-mat technique","volume":"23","author":[{"family":"Loan","given":"LTK"},{"family":"Vinh","given":"BT"},{"family":"Tai","given":"NV"}],"issued":{"date-parts":[["2023"]]}}},{"id":197667,"uris":["http://zotero.org/groups/6028435/items/PP4ZXV6D"],"itemData":{"id":197667,"type":"article-journal","container-title":"Journal of Applied Research and Technology","issue":"1","page":"32–41","title":"Study of the combined effect of coffee husk ash and polypropylene fibres on the mechanical properties of concrete","volume":"22","author":[{"family":"Pérez","given":"SP Muñoz"},{"family":"Segura","given":"ME Rivera"},{"family":"Bustamante","given":"YA Alejandria"},{"family":"Zapata","given":"LI Villena"}],"issued":{"date-parts":[["2024"]]}}}],"schema":"https://github.com/citation-style-language/schema/raw/master/csl-citation.json"}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[22], [27], [42]</w:t>
      </w:r>
      <w:r>
        <w:rPr>
          <w:spacing w:val="-5"/>
          <w:sz w:val="20"/>
          <w:szCs w:val="20"/>
          <w:lang w:val="en-US"/>
        </w:rPr>
        <w:fldChar w:fldCharType="end"/>
      </w:r>
      <w:r w:rsidRPr="003B14BC">
        <w:rPr>
          <w:spacing w:val="-5"/>
          <w:sz w:val="20"/>
          <w:szCs w:val="20"/>
          <w:lang w:val="en-US"/>
        </w:rPr>
        <w:t>. Numerical simulations, including finite element analysis and computational fluid dynamics, guide structural optimization and microstructural analysis under diverse loading and environmental conditions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{"citationID":"G4lPRbjb","properties":{"formattedCitation":"[43], [44]","plainCitation":"[43], [44]","noteIndex":0},"citationItems":[{"id":197654,"uris":["http://zotero.org/groups/6028435/items/GWYH4G2Z"],"itemData":{"id":197654,"type":"article-journal","container-title":"Ingenius. Revista de Ciencia y Tecnología","issue":"31","page":"9–18","title":"Tensile/Compressive Response of 316L Stainless Steel Fabricated by Additive Manufacturing","author":[{"family":"Barrionuevo","given":"Germán Omar"},{"family":"La Fé-Perdomo","given":"Iván"},{"family":"Cáceres-Brito","given":"Esteban"},{"family":"Navas-Pinto","given":"Wilson"}],"issued":{"date-parts":[["2024"]]}}},{"id":197617,"uris":["http://zotero.org/groups/6028435/items/G4QAB9FU"],"itemData":{"id":197617,"type":"article-journal","archive":"Scopus","container-title":"Revista de la Construccion","DOI":"10.7764/RDLC.23.1.31","issue":"1","page":"31-46","title":"Heavy aggregate and different admixtures effect on pavings: pyrite, corundum and water-retaining polymer","volume":"23","author":[{"family":"Ustabas","given":"I."},{"family":"Erdogdu","given":"S."},{"family":"Akyuz","given":"C."},{"family":"Kurt","given":"Z."},{"family":"Cakmak","given":"T."}],"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[43], [44]</w:t>
      </w:r>
      <w:r>
        <w:rPr>
          <w:spacing w:val="-5"/>
          <w:sz w:val="20"/>
          <w:szCs w:val="20"/>
          <w:lang w:val="en-US"/>
        </w:rPr>
        <w:fldChar w:fldCharType="end"/>
      </w:r>
      <w:r w:rsidRPr="003B14BC">
        <w:rPr>
          <w:spacing w:val="-5"/>
          <w:sz w:val="20"/>
          <w:szCs w:val="20"/>
          <w:lang w:val="en-US"/>
        </w:rPr>
        <w:t>. Rheological assessments and kinetic models contribute to understanding degradation processes and thermal stability, especially in systems incorporating nano- and bioactive components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{"citationID":"sXUvOZpP","properties":{"formattedCitation":"[31], [45]","plainCitation":"[31], [45]","noteIndex":0},"citationItems":[{"id":197593,"uris":["http://zotero.org/groups/6028435/items/TLKUJN4T"],"itemData":{"id":197593,"type":"article-journal","archive":"Scopus","container-title":"Revista Mexicana de Ingeniera Quimica","DOI":"10.24275/rmiq/Alim24109","issue":"1","title":"Development of modified cassava starches by ultrasound-assisted amylose/lauric acid complex formation","title-short":"Desarrollo de almidones modificados de yuca mediante la formación de complejos amilosa/ácido láurico asistido por ultrasonido","URL":"https://www.scopus.com/inward/record.uri?eid=2-s2.0-85188728805&amp;doi=10.24275%2frmiq%2fAlim24109&amp;partnerID=40&amp;md5=46f86826cad3fa5d365136f48c4b11a1","volume":"23","author":[{"family":"Ramos-Villacob","given":"V."},{"family":"Figueroa-Flórez","given":"J.A."},{"family":"Salcedo-Mendoza","given":"J.G."},{"family":"Hernandez-Ruydíaz","given":"J.E."},{"family":"Romero-Verbel","given":"L.A."}],"issued":{"date-parts":[["2024"]]}}},{"id":197603,"uris":["http://zotero.org/groups/6028435/items/YYS559GI"],"itemData":{"id":197603,"type":"article-journal","archive":"Scopus","container-title":"Electronic Journal of Biotechnology","DOI":"10.1016/j.ejbt.2024.07.004","page":"20-28","title":"Enhancing Lactobacillus plantarum viability using novel chitosan-alginate-pectin microcapsules: Effects on gastrointestinal survival, weight management, and metabolic health","volume":"72","author":[{"family":"Shahriari","given":"M."},{"family":"Mohabati Mobarez","given":"A."},{"family":"Talebi Bazminabadi","given":"A."},{"family":"Tavakoli Yaraki","given":"M."}],"issued":{"date-parts":[["2024"]]}}}],"schema":"https://github.com/citation-style-language/schema/raw/master/csl-citation.json"}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[31], [45]</w:t>
      </w:r>
      <w:r>
        <w:rPr>
          <w:spacing w:val="-5"/>
          <w:sz w:val="20"/>
          <w:szCs w:val="20"/>
          <w:lang w:val="en-US"/>
        </w:rPr>
        <w:fldChar w:fldCharType="end"/>
      </w:r>
      <w:r w:rsidRPr="003B14BC">
        <w:rPr>
          <w:spacing w:val="-5"/>
          <w:sz w:val="20"/>
          <w:szCs w:val="20"/>
          <w:lang w:val="en-US"/>
        </w:rPr>
        <w:t xml:space="preserve">. Applications range from </w:t>
      </w:r>
      <w:r>
        <w:rPr>
          <w:spacing w:val="-5"/>
          <w:sz w:val="20"/>
          <w:szCs w:val="20"/>
          <w:lang w:val="en-US"/>
        </w:rPr>
        <w:t xml:space="preserve">predicting concrete strength using image analysis </w:t>
      </w:r>
      <w:r>
        <w:rPr>
          <w:spacing w:val="-5"/>
          <w:sz w:val="20"/>
          <w:szCs w:val="20"/>
          <w:lang w:val="en-US"/>
        </w:rPr>
        <w:fldChar w:fldCharType="begin"/>
      </w:r>
      <w:r>
        <w:rPr>
          <w:spacing w:val="-5"/>
          <w:sz w:val="20"/>
          <w:szCs w:val="20"/>
          <w:lang w:val="en-US"/>
        </w:rPr>
        <w:instrText xml:space="preserve"> ADDIN ZOTERO_ITEM CSL_CITATION {"citationID":"rZXSTd90","properties":{"formattedCitation":"[46]","plainCitation":"[46]","noteIndex":0},"citationItems":[{"id":197678,"uris":["http://zotero.org/groups/6028435/items/I49F7PCI"],"itemData":{"id":197678,"type":"article-journal","archive":"Scopus","container-title":"Ingenieria e Investigacion","DOI":"10.15446/ing.investig.99526","issue":"1","title":"A New Methodology Based on Artificial Intelligence for Estimating the Compressive Strength of Concrete from Surface Images","title-short":"Una nueva metodología basada en inteligencia artificial para estimar la resistencia a la compresión del hormigón a partir de imágenes superficia-les","URL":"https://www.scopus.com/inward/record.uri?eid=2-s2.0-85185694218&amp;doi=10.15446%2fing.investig.99526&amp;partnerID=40&amp;md5=5643bc4e0526fb4cfc6bac62bbf2247e","volume":"44","author":[{"family":"Doğan","given":"G."},{"family":"Özkiş","given":"A."},{"family":"Arslan","given":"M.H."}],"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[46]</w:t>
      </w:r>
      <w:r>
        <w:rPr>
          <w:spacing w:val="-5"/>
          <w:sz w:val="20"/>
          <w:szCs w:val="20"/>
          <w:lang w:val="en-US"/>
        </w:rPr>
        <w:fldChar w:fldCharType="end"/>
      </w:r>
      <w:r>
        <w:rPr>
          <w:spacing w:val="-5"/>
          <w:sz w:val="20"/>
          <w:szCs w:val="20"/>
          <w:lang w:val="en-US"/>
        </w:rPr>
        <w:t xml:space="preserve"> to studying the transformation of endocrine disruptors </w:t>
      </w:r>
      <w:r>
        <w:rPr>
          <w:spacing w:val="-5"/>
          <w:sz w:val="20"/>
          <w:szCs w:val="20"/>
          <w:lang w:val="en-US"/>
        </w:rPr>
        <w:fldChar w:fldCharType="begin"/>
      </w:r>
      <w:r>
        <w:rPr>
          <w:spacing w:val="-5"/>
          <w:sz w:val="20"/>
          <w:szCs w:val="20"/>
          <w:lang w:val="en-US"/>
        </w:rPr>
        <w:instrText xml:space="preserve"> ADDIN ZOTERO_ITEM CSL_CITATION {"citationID":"lRPKkTxk","properties":{"formattedCitation":"[47]","plainCitation":"[47]","noteIndex":0},"citationItems":[{"id":197680,"uris":["http://zotero.org/groups/6028435/items/MG86I9XI"],"itemData":{"id":197680,"type":"article-journal","archive":"Scopus","container-title":"Revista Mexicana de Ingeniera Quimica","DOI":"10.24275/rmiq/IA24118","issue":"2","title":"HCO− 3production from 17β-estradiol oxidation by photo-Fenton as a strategy to avoid the generation of greenhouse gases","title-short":"Producción de HCO− 3derivado de la oxidación de 17β-estradiol por foto-Fenton como una estrategia para evitar la generación de gases de efecto invernadero","URL":"https://www.scopus.com/inward/record.uri?eid=2-s2.0-85188753190&amp;doi=10.24275%2frmiq%2fIA24118&amp;partnerID=40&amp;md5=10f60ce6289835bce5d2030b91ff38b3","volume":"23","author":[{"family":"Guerrero-Martínez","given":"Y.A."},{"family":"Romo-Gómez","given":"C."},{"family":"Camacho-López","given":"C."},{"family":"Acevedo-Sandoval","given":"O.A."},{"family":"González-Ramírez","given":"C.A."},{"family":"Montiel-Palma","given":"S."}],"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[47]</w:t>
      </w:r>
      <w:r>
        <w:rPr>
          <w:spacing w:val="-5"/>
          <w:sz w:val="20"/>
          <w:szCs w:val="20"/>
          <w:lang w:val="en-US"/>
        </w:rPr>
        <w:fldChar w:fldCharType="end"/>
      </w:r>
      <w:r w:rsidRPr="003B14BC">
        <w:rPr>
          <w:spacing w:val="-5"/>
          <w:sz w:val="20"/>
          <w:szCs w:val="20"/>
          <w:lang w:val="en-US"/>
        </w:rPr>
        <w:t>, illustrating a shift toward multifunctional, simulation-driven, and eco-efficient material solutions grounded in experimental validation and predictive modeling.</w:t>
      </w:r>
    </w:p>
    <w:p w14:paraId="7265C755" w14:textId="77777777" w:rsidR="005E0185" w:rsidRDefault="005E0185" w:rsidP="005E0185">
      <w:pPr>
        <w:ind w:firstLine="284"/>
        <w:rPr>
          <w:spacing w:val="-5"/>
          <w:sz w:val="20"/>
          <w:szCs w:val="20"/>
          <w:lang w:val="en-US"/>
        </w:rPr>
      </w:pPr>
    </w:p>
    <w:p w14:paraId="459CFC05" w14:textId="77777777" w:rsidR="005E0185" w:rsidRDefault="005E0185" w:rsidP="005E0185">
      <w:pPr>
        <w:pStyle w:val="Ttulo3"/>
      </w:pPr>
      <w:r w:rsidRPr="00A77F97">
        <w:t>Climate modeling and risk assessment</w:t>
      </w:r>
    </w:p>
    <w:p w14:paraId="327D1420" w14:textId="77777777" w:rsidR="005E0185" w:rsidRDefault="005E0185" w:rsidP="005E0185">
      <w:pPr>
        <w:ind w:firstLine="284"/>
        <w:rPr>
          <w:spacing w:val="-5"/>
          <w:sz w:val="20"/>
          <w:szCs w:val="20"/>
          <w:lang w:val="en-US"/>
        </w:rPr>
      </w:pPr>
    </w:p>
    <w:p w14:paraId="0379CDF8" w14:textId="1C7C3159" w:rsidR="005E0185" w:rsidRDefault="005E0185" w:rsidP="005E0185">
      <w:pPr>
        <w:ind w:firstLine="284"/>
        <w:rPr>
          <w:spacing w:val="-5"/>
          <w:sz w:val="20"/>
          <w:szCs w:val="20"/>
          <w:lang w:val="en-US"/>
        </w:rPr>
      </w:pPr>
      <w:r w:rsidRPr="003B14BC">
        <w:rPr>
          <w:spacing w:val="-5"/>
          <w:sz w:val="20"/>
          <w:szCs w:val="20"/>
          <w:lang w:val="en-US"/>
        </w:rPr>
        <w:t xml:space="preserve">This thematic cluster </w:t>
      </w:r>
      <w:r>
        <w:rPr>
          <w:spacing w:val="-5"/>
          <w:sz w:val="20"/>
          <w:szCs w:val="20"/>
          <w:lang w:val="en-US"/>
        </w:rPr>
        <w:t>focuse</w:t>
      </w:r>
      <w:r w:rsidRPr="003B14BC">
        <w:rPr>
          <w:spacing w:val="-5"/>
          <w:sz w:val="20"/>
          <w:szCs w:val="20"/>
          <w:lang w:val="en-US"/>
        </w:rPr>
        <w:t xml:space="preserve">s on </w:t>
      </w:r>
      <w:r>
        <w:rPr>
          <w:spacing w:val="-5"/>
          <w:sz w:val="20"/>
          <w:szCs w:val="20"/>
          <w:lang w:val="en-US"/>
        </w:rPr>
        <w:t>integrating</w:t>
      </w:r>
      <w:r w:rsidRPr="003B14BC">
        <w:rPr>
          <w:spacing w:val="-5"/>
          <w:sz w:val="20"/>
          <w:szCs w:val="20"/>
          <w:lang w:val="en-US"/>
        </w:rPr>
        <w:t xml:space="preserve"> mathematical modeling, simulations, and geospatial analysis to assess environmental vulnerabilities driven by climate variability and anthropogenic pressures. Studies </w:t>
      </w:r>
      <w:del w:id="260" w:author="Juan David Velasquez" w:date="2025-11-29T18:13:00Z" w16du:dateUtc="2025-11-29T23:13:00Z">
        <w:r w:rsidDel="000C3DA4">
          <w:rPr>
            <w:spacing w:val="-5"/>
            <w:sz w:val="20"/>
            <w:szCs w:val="20"/>
            <w:lang w:val="en-US"/>
          </w:rPr>
          <w:delText>utilize</w:delText>
        </w:r>
        <w:r w:rsidRPr="003B14BC" w:rsidDel="000C3DA4">
          <w:rPr>
            <w:spacing w:val="-5"/>
            <w:sz w:val="20"/>
            <w:szCs w:val="20"/>
            <w:lang w:val="en-US"/>
          </w:rPr>
          <w:delText xml:space="preserve"> </w:delText>
        </w:r>
      </w:del>
      <w:ins w:id="261" w:author="Juan David Velasquez" w:date="2025-11-29T18:13:00Z" w16du:dateUtc="2025-11-29T23:13:00Z">
        <w:r w:rsidR="000C3DA4">
          <w:rPr>
            <w:spacing w:val="-5"/>
            <w:sz w:val="20"/>
            <w:szCs w:val="20"/>
            <w:lang w:val="en-US"/>
          </w:rPr>
          <w:t>use</w:t>
        </w:r>
        <w:r w:rsidR="000C3DA4" w:rsidRPr="003B14BC">
          <w:rPr>
            <w:spacing w:val="-5"/>
            <w:sz w:val="20"/>
            <w:szCs w:val="20"/>
            <w:lang w:val="en-US"/>
          </w:rPr>
          <w:t xml:space="preserve"> </w:t>
        </w:r>
      </w:ins>
      <w:r w:rsidRPr="003B14BC">
        <w:rPr>
          <w:spacing w:val="-5"/>
          <w:sz w:val="20"/>
          <w:szCs w:val="20"/>
          <w:lang w:val="en-US"/>
        </w:rPr>
        <w:t xml:space="preserve">remote sensing and geostatistical tools to simulate </w:t>
      </w:r>
      <w:r>
        <w:rPr>
          <w:spacing w:val="-5"/>
          <w:sz w:val="20"/>
          <w:szCs w:val="20"/>
          <w:lang w:val="en-US"/>
        </w:rPr>
        <w:t xml:space="preserve">the impacts of </w:t>
      </w:r>
      <w:r w:rsidRPr="003B14BC">
        <w:rPr>
          <w:spacing w:val="-5"/>
          <w:sz w:val="20"/>
          <w:szCs w:val="20"/>
          <w:lang w:val="en-US"/>
        </w:rPr>
        <w:t xml:space="preserve">precipitation, temperature, and pollution on water systems, informing risk </w:t>
      </w:r>
      <w:r w:rsidRPr="003B14BC">
        <w:rPr>
          <w:spacing w:val="-5"/>
          <w:sz w:val="20"/>
          <w:szCs w:val="20"/>
          <w:lang w:val="en-US"/>
        </w:rPr>
        <w:t>assessments and sustainability strategies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{"citationID":"RfmZ7FCj","properties":{"formattedCitation":"[48], [49], [50], [51]","plainCitation":"[48], [49], [50], [51]","noteIndex":0},"citationItems":[{"id":197684,"uris":["http://zotero.org/groups/6028435/items/XYYGG7IL"],"itemData":{"id":197684,"type":"article-journal","archive":"Scopus","container-title":"Revista Facultad de Ingenieria","DOI":"10.17533/UDEA.REDIN.20230212","issue":"110","page":"31-47","title":"Evaluating the IMERG precipitation satellite product to derive intensity-duration-frequency curves in Colombia","title-short":"Evaluación del producto satelital de precipitación IMERG para derivar curvas intensidad-duración-frecuencia en Colombia","author":[{"family":"Rodríguez","given":"E."},{"family":"García-Echeverri","given":"C."},{"family":"González","given":"A."},{"family":"Sandoval","given":"J."},{"family":"Patarroyo-González","given":"M."},{"family":"Agudelo-Duque","given":"D.E."}],"issued":{"date-parts":[["2024"]]}}},{"id":197682,"uris":["http://zotero.org/groups/6028435/items/XWFHEFHD"],"itemData":{"id":197682,"type":"article-journal","archive":"Scopus","container-title":"Journal of Applied Research and Technology","DOI":"10.22201/icat.24486736e.2024.22.1.2248","page":"138-155","title":"Use of recycled concrete and rice husk ash for concrete: A review","volume":"22","author":[{"family":"Muñoz-Pérez","given":"S.P."},{"family":"Sánchez-Díaz","given":"E."},{"family":"Barboza-Culqui","given":"D."},{"family":"Garcia-Chumacero","given":"J.M."}],"issued":{"date-parts":[["2024"]]}}},{"id":197641,"uris":["http://zotero.org/groups/6028435/items/V5IPF7EY"],"itemData":{"id":197641,"type":"article-journal","archive":"Scopus","container-title":"Revista Politecnica","DOI":"10.33333/rp.vol53n2.08","issue":"2","page":"79-88","title":"Replacement of Fine Aggregate with Refractory Brick Residue in Concrete Exposed to Elevated Temperatures","title-short":"Reemplazo del Agregado Fino por Residuo de Ladrillo Refractario en Concreto Expuesto a Elevadas Temperaturas","volume":"53","author":[{"family":"Bereche","given":"J."},{"family":"García","given":"J."}],"issued":{"date-parts":[["2024"]]}}},{"id":197670,"uris":["http://zotero.org/groups/6028435/items/7G93SHW9"],"itemData":{"id":197670,"type":"article-journal","container-title":"Tecnología y Ciencias del Agua","issue":"1","note":"publisher: Instituto Mexicano de Tecnologia de Agua","page":"1–53","title":"Assessment of the hydrological response to precipitation and temperature changes in the Peruvian Altiplano","volume":"15","author":[{"family":"Laqui","given":"Wilber"},{"family":"Zubieta","given":"Ricardo"},{"family":"Laqui-Vilca","given":"Yony"},{"family":"Alfaro","given":"Roberto"},{"family":"Laqui-Vilca","given":"César"},{"family":"Aragón","given":"Luis"}],"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[48], [49], [50], [51]</w:t>
      </w:r>
      <w:r>
        <w:rPr>
          <w:spacing w:val="-5"/>
          <w:sz w:val="20"/>
          <w:szCs w:val="20"/>
          <w:lang w:val="en-US"/>
        </w:rPr>
        <w:fldChar w:fldCharType="end"/>
      </w:r>
      <w:r w:rsidRPr="003B14BC">
        <w:rPr>
          <w:spacing w:val="-5"/>
          <w:sz w:val="20"/>
          <w:szCs w:val="20"/>
          <w:lang w:val="en-US"/>
        </w:rPr>
        <w:t xml:space="preserve">. Emphasis is placed on evaluating system behavior under dynamic conditions, including water accessibility and air quality degradation, often using empirical data to guide scenario-based interventions </w:t>
      </w:r>
      <w:r>
        <w:rPr>
          <w:spacing w:val="-5"/>
          <w:sz w:val="20"/>
          <w:szCs w:val="20"/>
          <w:lang w:val="en-US"/>
        </w:rPr>
        <w:fldChar w:fldCharType="begin"/>
      </w:r>
      <w:r>
        <w:rPr>
          <w:spacing w:val="-5"/>
          <w:sz w:val="20"/>
          <w:szCs w:val="20"/>
          <w:lang w:val="en-US"/>
        </w:rPr>
        <w:instrText xml:space="preserve"> ADDIN ZOTERO_ITEM CSL_CITATION {"citationID":"Bb5DTxtR","properties":{"formattedCitation":"[23], [26], [52]","plainCitation":"[23], [26], [52]","noteIndex":0},"citationItems":[{"id":197615,"uris":["http://zotero.org/groups/6028435/items/99XPHQK6"],"itemData":{"id":197615,"type":"article-journal","archive":"Scopus","container-title":"Revista Mexicana de Ingeniera Quimica","DOI":"10.24275/rmiq/IA24167","issue":"1","title":"Sulfidogenic activity related to microbial diversity in a biological system employed for sulfate-rich wastewater treatment","title-short":"Actividad sulfidogénica relacionada con la diversidad microbiana en un sistema de tratamiento biológico para aguas ricas en sulfato","URL":"https://www.scopus.com/inward/record.uri?eid=2-s2.0-85188695758&amp;doi=10.24275%2frmiq%2fIA24167&amp;partnerID=40&amp;md5=3d0d5b75cf190716c6dd7857931f56e5","volume":"23","author":[{"family":"Loreto-Muñoz","given":"C.D."},{"family":"López-Avilés","given":"G."},{"family":"De la Cruz-Leyva","given":"M.C."},{"family":"Martin-García","given":"A.R."},{"family":"Almendariz-Tapia","given":"F.J."}],"issued":{"date-parts":[["2024"]]}}},{"id":197611,"uris":["http://zotero.org/groups/6028435/items/MPNY6S6X"],"itemData":{"id":197611,"type":"article-journal","archive":"Scopus","container-title":"Revista Mexicana de Ingeniera Quimica","DOI":"10.24275/rmiq/Alim24184","issue":"1","title":"Effects of steaming and drying on quality and antioxidant activity of white-fleshed sweet potato powder (Ipomoea batatas)","title-short":"Efectos de la cocción al vapor y el secado sobre la calidad y la actividad antioxidante del polvo de batata de pulpa blanca (Ipomoea batatas)","URL":"https://www.scopus.com/inward/record.uri?eid=2-s2.0-85188736689&amp;doi=10.24275%2frmiq%2fAlim24184&amp;partnerID=40&amp;md5=d9fd44767b1d8d85113d6360fb8f8d53","volume":"23","author":[{"family":"Thuy","given":"N.M."},{"family":"Giau","given":"T.N."},{"family":"Hao","given":"H.V."},{"family":"Dung","given":"N.C."},{"family":"Tai","given":"N.V."},{"family":"Minh","given":"V.Q."}],"issued":{"date-parts":[["2024"]]}}},{"id":197686,"uris":["http://zotero.org/groups/6028435/items/5YHQCEU9"],"itemData":{"id":197686,"type":"article-journal","archive":"Scopus","container-title":"Revista Mexicana de Ingeniera Quimica","DOI":"10.24275/rmiq/IA24164","issue":"1","title":"Water treatment applying electrocoagulation and filtration processes with a functionalized membrane of a contaminated water body from San Cayetano de Morelos, Toluca","title-short":"Tratamiento de agua aplicando procesos de electrocoagulación y filtración con membrana funcionalizada de un cuerpo de agua contaminado en San Cayetano de Morelos, Toluca","URL":"https://www.scopus.com/inward/record.uri?eid=2-s2.0-85188665419&amp;doi=10.24275%2frmiq%2fIA24164&amp;partnerID=40&amp;md5=d4c81775dfd3f2809eb6bfffb80a4e2a","volume":"23","author":[{"family":"Bastida-Vázquez","given":"J."},{"family":"Roa-Morales","given":"G."},{"family":"Gómez-Espinosa","given":"R.M."},{"family":"Balderas-Hernández","given":"P."},{"family":"Natividad-Rangel","given":"R."}],"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[23], [26], [52]</w:t>
      </w:r>
      <w:r>
        <w:rPr>
          <w:spacing w:val="-5"/>
          <w:sz w:val="20"/>
          <w:szCs w:val="20"/>
          <w:lang w:val="en-US"/>
        </w:rPr>
        <w:fldChar w:fldCharType="end"/>
      </w:r>
      <w:r w:rsidRPr="003B14BC">
        <w:rPr>
          <w:spacing w:val="-5"/>
          <w:sz w:val="20"/>
          <w:szCs w:val="20"/>
          <w:lang w:val="en-US"/>
        </w:rPr>
        <w:t>. Climate models reveal how slight temperature or precipitation shifts substantially alter hydrological flows, highlighting the compounded effects of climate change</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{"citationID":"w5XAGZmu","properties":{"formattedCitation":"[51]","plainCitation":"[51]","noteIndex":0},"citationItems":[{"id":197670,"uris":["http://zotero.org/groups/6028435/items/7G93SHW9"],"itemData":{"id":197670,"type":"article-journal","container-title":"Tecnología y Ciencias del Agua","issue":"1","note":"publisher: Instituto Mexicano de Tecnologia de Agua","page":"1–53","title":"Assessment of the hydrological response to precipitation and temperature changes in the Peruvian Altiplano","volume":"15","author":[{"family":"Laqui","given":"Wilber"},{"family":"Zubieta","given":"Ricardo"},{"family":"Laqui-Vilca","given":"Yony"},{"family":"Alfaro","given":"Roberto"},{"family":"Laqui-Vilca","given":"César"},{"family":"Aragón","given":"Luis"}],"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[51]</w:t>
      </w:r>
      <w:r>
        <w:rPr>
          <w:spacing w:val="-5"/>
          <w:sz w:val="20"/>
          <w:szCs w:val="20"/>
          <w:lang w:val="en-US"/>
        </w:rPr>
        <w:fldChar w:fldCharType="end"/>
      </w:r>
      <w:r w:rsidRPr="003B14BC">
        <w:rPr>
          <w:spacing w:val="-5"/>
          <w:sz w:val="20"/>
          <w:szCs w:val="20"/>
          <w:lang w:val="en-US"/>
        </w:rPr>
        <w:t>. Accessibility and environmental justice also intersect with sustainability objectives, connecting technical evaluations to social outcomes</w:t>
      </w:r>
      <w:r>
        <w:rPr>
          <w:spacing w:val="-5"/>
          <w:sz w:val="20"/>
          <w:szCs w:val="20"/>
          <w:lang w:val="en-US"/>
        </w:rPr>
        <w:t xml:space="preserve"> </w:t>
      </w:r>
      <w:r>
        <w:rPr>
          <w:spacing w:val="-5"/>
          <w:sz w:val="20"/>
          <w:szCs w:val="20"/>
          <w:lang w:val="en-US"/>
        </w:rPr>
        <w:fldChar w:fldCharType="begin"/>
      </w:r>
      <w:r>
        <w:rPr>
          <w:spacing w:val="-5"/>
          <w:sz w:val="20"/>
          <w:szCs w:val="20"/>
          <w:lang w:val="en-US"/>
        </w:rPr>
        <w:instrText xml:space="preserve"> ADDIN ZOTERO_ITEM CSL_CITATION {"citationID":"eC57Ze2L","properties":{"formattedCitation":"[32]","plainCitation":"[32]","noteIndex":0},"citationItems":[{"id":197625,"uris":["http://zotero.org/groups/6028435/items/Q5IVUETQ"],"itemData":{"id":197625,"type":"article-journal","archive":"Scopus","container-title":"Tec Empresarial","DOI":"10.18845/te.v18i2.7134","issue":"2","page":"1-17","title":"Green Business Strategy and its effect on Financial Performance: The mediating role of Corporate Social Responsibility","title-short":"Estrategia de Negocios Sustentable y su efecto sobre el Rendimiento Financiero: El rol mediador de la Responsabilidad Social Empresarial","volume":"18","author":[{"family":"Castillo-Esparza","given":"Ma.M.G.C."},{"family":"Maldonado-Guzmán","given":"G."},{"family":"Mejía-Trejo","given":"J."}],"issued":{"date-parts":[["2024"]]}}}],"schema":"https://github.com/citation-style-language/schema/raw/master/csl-citation.json"} </w:instrText>
      </w:r>
      <w:r>
        <w:rPr>
          <w:spacing w:val="-5"/>
          <w:sz w:val="20"/>
          <w:szCs w:val="20"/>
          <w:lang w:val="en-US"/>
        </w:rPr>
        <w:fldChar w:fldCharType="separate"/>
      </w:r>
      <w:r>
        <w:rPr>
          <w:noProof/>
          <w:spacing w:val="-5"/>
          <w:sz w:val="20"/>
          <w:szCs w:val="20"/>
          <w:lang w:val="en-US"/>
        </w:rPr>
        <w:t>[32]</w:t>
      </w:r>
      <w:r>
        <w:rPr>
          <w:spacing w:val="-5"/>
          <w:sz w:val="20"/>
          <w:szCs w:val="20"/>
          <w:lang w:val="en-US"/>
        </w:rPr>
        <w:fldChar w:fldCharType="end"/>
      </w:r>
      <w:r w:rsidRPr="003B14BC">
        <w:rPr>
          <w:spacing w:val="-5"/>
          <w:sz w:val="20"/>
          <w:szCs w:val="20"/>
          <w:lang w:val="en-US"/>
        </w:rPr>
        <w:t>. Overall, the cluster advances a systems-level framework for understanding and managing environmental risk through simulation, spatial analysis, and predictive modeling.</w:t>
      </w:r>
    </w:p>
    <w:p w14:paraId="0890E9D2" w14:textId="77777777" w:rsidR="00A77F97" w:rsidRDefault="00A77F97" w:rsidP="00B22DE9">
      <w:pPr>
        <w:ind w:firstLine="284"/>
        <w:rPr>
          <w:spacing w:val="-5"/>
          <w:sz w:val="20"/>
          <w:szCs w:val="20"/>
          <w:lang w:val="en-US"/>
        </w:rPr>
      </w:pPr>
    </w:p>
    <w:p w14:paraId="3E5011B3" w14:textId="77777777" w:rsidR="00A77F97" w:rsidRDefault="00A77F97" w:rsidP="00B22DE9">
      <w:pPr>
        <w:ind w:firstLine="284"/>
        <w:rPr>
          <w:spacing w:val="-5"/>
          <w:sz w:val="20"/>
          <w:szCs w:val="20"/>
          <w:lang w:val="en-US"/>
        </w:rPr>
      </w:pPr>
    </w:p>
    <w:p w14:paraId="129B8191" w14:textId="120A7385" w:rsidR="00A77F97" w:rsidRDefault="00A77F97" w:rsidP="00A77F97">
      <w:pPr>
        <w:pStyle w:val="Ttulo3"/>
      </w:pPr>
      <w:r w:rsidRPr="00A77F97">
        <w:t>Optimization and intelligent engineering systems</w:t>
      </w:r>
    </w:p>
    <w:p w14:paraId="3EEA0A10" w14:textId="77777777" w:rsidR="00A77F97" w:rsidRDefault="00A77F97" w:rsidP="00B22DE9">
      <w:pPr>
        <w:ind w:firstLine="284"/>
        <w:rPr>
          <w:spacing w:val="-5"/>
          <w:sz w:val="20"/>
          <w:szCs w:val="20"/>
          <w:lang w:val="en-US"/>
        </w:rPr>
      </w:pPr>
    </w:p>
    <w:p w14:paraId="54DABB9F" w14:textId="317FE6E0" w:rsidR="00A77F97" w:rsidRDefault="007C67EC" w:rsidP="00B22DE9">
      <w:pPr>
        <w:ind w:firstLine="284"/>
        <w:rPr>
          <w:spacing w:val="-5"/>
          <w:sz w:val="20"/>
          <w:szCs w:val="20"/>
          <w:lang w:val="en-US"/>
        </w:rPr>
      </w:pPr>
      <w:r w:rsidRPr="007C67EC">
        <w:rPr>
          <w:spacing w:val="-5"/>
          <w:sz w:val="20"/>
          <w:szCs w:val="20"/>
          <w:lang w:val="en-US"/>
        </w:rPr>
        <w:t>This thematic cluster reflects the integration of multi-objective optimization and metaheuristic algorithms with energy systems, production processes, and infrastructure management to enhance reliability, efficiency, and sustainability. Techniques such as genetic algorithms and response surface methodology are widely applied in smart grids, microgrids, and wireless sensor networks to optimize power quality, distributed generation, and system robustness under uncertainty</w:t>
      </w:r>
      <w:r w:rsidR="009B25DF">
        <w:rPr>
          <w:spacing w:val="-5"/>
          <w:sz w:val="20"/>
          <w:szCs w:val="20"/>
          <w:lang w:val="en-US"/>
        </w:rPr>
        <w:t xml:space="preserve"> </w:t>
      </w:r>
      <w:r w:rsidR="009B25DF">
        <w:rPr>
          <w:spacing w:val="-5"/>
          <w:sz w:val="20"/>
          <w:szCs w:val="20"/>
          <w:lang w:val="en-US"/>
        </w:rPr>
        <w:fldChar w:fldCharType="begin"/>
      </w:r>
      <w:r w:rsidR="00CB798B">
        <w:rPr>
          <w:spacing w:val="-5"/>
          <w:sz w:val="20"/>
          <w:szCs w:val="20"/>
          <w:lang w:val="en-US"/>
        </w:rPr>
        <w:instrText xml:space="preserve"> ADDIN ZOTERO_ITEM CSL_CITATION {"citationID":"2nZc0Djq","properties":{"formattedCitation":"[19], [22], [28]","plainCitation":"[19], [22], [28]","noteIndex":0},"citationItems":[{"id":197579,"uris":["http://zotero.org/groups/6028435/items/P3PYWK7V"],"itemData":{"id":197579,"type":"article-journal","container-title":"Electronic Journal of Biotechnology","note":"publisher: Elsevier","page":"20–30","title":"A novel nanoemulsion based on clove and thyme essential oils: Characterization, antibacterial, antibiofilm and anticancer activities","volume":"68","author":[{"family":"Hashem","given":"Amr H"},{"family":"Doghish","given":"Ahmed S"},{"family":"Ismail","given":"Ahmed"},{"family":"Hassanin","given":"Mahmoud MH"},{"family":"Okla","given":"Mohammad K"},{"family":"Saleh","given":"Ibrahim A"},{"family":"AbdElgawad","given":"Hamada"},{"family":"Shehabeldine","given":"Amr M"}],"issued":{"date-parts":[["2024"]]}}},{"id":197613,"uris":["http://zotero.org/groups/6028435/items/8QFT48F6"],"itemData":{"id":197613,"type":"article-journal","archive":"Scopus","container-title":"Revista Mexicana de Ingeniera Quimica","DOI":"10.24275/rmiq/Bio24170","issue":"1","title":"Optimization of copper removal through spherical agglomeration: Effect of pH precipitation and the use of Agave spp. leaf extracts as biosurfactants","title-short":"Optimización de la remoción de cobre mediante aglomeración esférica: Efecto del pH y extractos de material foliar de Agave spp. como bio surfactantes","URL":"https://www.scopus.com/inward/record.uri?eid=2-s2.0-85188712832&amp;doi=10.24275%2frmiq%2fBio24170&amp;partnerID=40&amp;md5=944bc4dcb476006c8a0c2cf7b0b7573b","volume":"23","author":[{"family":"Alcázar-Medina","given":"F.A."},{"family":"Valle-Cervantes","given":"S."},{"family":"Alcazar-Medina","given":"T.L."},{"family":"Rodríguez-Rosales","given":"M.D.J."}],"issued":{"date-parts":[["2024"]]}}},{"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E"},{"family":"Calvo","given":"Hiram"},{"family":"Gelbukh","given":"Irina"},{"family":"Sidorov","given":"Grigori"}],"issued":{"date-parts":[["2024"]]}}}],"schema":"https://github.com/citation-style-language/schema/raw/master/csl-citation.json"} </w:instrText>
      </w:r>
      <w:r w:rsidR="009B25DF">
        <w:rPr>
          <w:spacing w:val="-5"/>
          <w:sz w:val="20"/>
          <w:szCs w:val="20"/>
          <w:lang w:val="en-US"/>
        </w:rPr>
        <w:fldChar w:fldCharType="separate"/>
      </w:r>
      <w:r w:rsidR="00CB798B">
        <w:rPr>
          <w:noProof/>
          <w:spacing w:val="-5"/>
          <w:sz w:val="20"/>
          <w:szCs w:val="20"/>
          <w:lang w:val="en-US"/>
        </w:rPr>
        <w:t>[19], [22], [28]</w:t>
      </w:r>
      <w:r w:rsidR="009B25DF">
        <w:rPr>
          <w:spacing w:val="-5"/>
          <w:sz w:val="20"/>
          <w:szCs w:val="20"/>
          <w:lang w:val="en-US"/>
        </w:rPr>
        <w:fldChar w:fldCharType="end"/>
      </w:r>
      <w:r w:rsidRPr="007C67EC">
        <w:rPr>
          <w:spacing w:val="-5"/>
          <w:sz w:val="20"/>
          <w:szCs w:val="20"/>
          <w:lang w:val="en-US"/>
        </w:rPr>
        <w:t xml:space="preserve">. These methods support predictive maintenance and energy-efficient production, </w:t>
      </w:r>
      <w:r w:rsidR="00016584">
        <w:rPr>
          <w:spacing w:val="-5"/>
          <w:sz w:val="20"/>
          <w:szCs w:val="20"/>
          <w:lang w:val="en-US"/>
        </w:rPr>
        <w:t>particular</w:t>
      </w:r>
      <w:r w:rsidRPr="007C67EC">
        <w:rPr>
          <w:spacing w:val="-5"/>
          <w:sz w:val="20"/>
          <w:szCs w:val="20"/>
          <w:lang w:val="en-US"/>
        </w:rPr>
        <w:t xml:space="preserve">ly in scenarios </w:t>
      </w:r>
      <w:r w:rsidR="00016584">
        <w:rPr>
          <w:spacing w:val="-5"/>
          <w:sz w:val="20"/>
          <w:szCs w:val="20"/>
          <w:lang w:val="en-US"/>
        </w:rPr>
        <w:t>that require</w:t>
      </w:r>
      <w:r w:rsidRPr="007C67EC">
        <w:rPr>
          <w:spacing w:val="-5"/>
          <w:sz w:val="20"/>
          <w:szCs w:val="20"/>
          <w:lang w:val="en-US"/>
        </w:rPr>
        <w:t xml:space="preserve"> real-time decision-making and adaptive control</w:t>
      </w:r>
      <w:r w:rsidR="009B25DF">
        <w:rPr>
          <w:spacing w:val="-5"/>
          <w:sz w:val="20"/>
          <w:szCs w:val="20"/>
          <w:lang w:val="en-US"/>
        </w:rPr>
        <w:t xml:space="preserve"> </w:t>
      </w:r>
      <w:r w:rsidR="009B25DF">
        <w:rPr>
          <w:spacing w:val="-5"/>
          <w:sz w:val="20"/>
          <w:szCs w:val="20"/>
          <w:lang w:val="en-US"/>
        </w:rPr>
        <w:fldChar w:fldCharType="begin"/>
      </w:r>
      <w:r w:rsidR="00CB798B">
        <w:rPr>
          <w:spacing w:val="-5"/>
          <w:sz w:val="20"/>
          <w:szCs w:val="20"/>
          <w:lang w:val="en-US"/>
        </w:rPr>
        <w:instrText xml:space="preserve"> ADDIN ZOTERO_ITEM CSL_CITATION {"citationID":"AHJMaUQy","properties":{"formattedCitation":"[40], [41]","plainCitation":"[40], [41]","noteIndex":0},"citationItems":[{"id":197663,"uris":["http://zotero.org/groups/6028435/items/DLG3LHM4"],"itemData":{"id":197663,"type":"article-journal","container-title":"Ingeniería e Investigación","issue":"1","note":"publisher: Universidad Nacional de Colombia","page":"9","title":"Reduction of large scale linear dynamic mimo systems using aco-pid controller","volume":"44","author":[{"family":"Alkhasraji","given":"Jafaar Mohammed"},{"family":"Shneen","given":"Salam W"},{"family":"Sulttan","given":"Mohammed Q"}],"issued":{"date-parts":[["2024"]]}}},{"id":197585,"uris":["http://zotero.org/groups/6028435/items/53TR4XA2"],"itemData":{"id":197585,"type":"article-journal","archive":"Scopus","container-title":"Journal of Applied Research and Technology","DOI":"10.22201/icat.24486736e.2024.22.2.2269","page":"219-229","title":"Modern techniques in detecting, identifying and classifying fruits according to the developed machine learning algorithm","volume":"22","author":[{"family":"Khalid","given":"H."}],"issued":{"date-parts":[["2024"]]}}}],"schema":"https://github.com/citation-style-language/schema/raw/master/csl-citation.json"} </w:instrText>
      </w:r>
      <w:r w:rsidR="009B25DF">
        <w:rPr>
          <w:spacing w:val="-5"/>
          <w:sz w:val="20"/>
          <w:szCs w:val="20"/>
          <w:lang w:val="en-US"/>
        </w:rPr>
        <w:fldChar w:fldCharType="separate"/>
      </w:r>
      <w:r w:rsidR="00CB798B">
        <w:rPr>
          <w:noProof/>
          <w:spacing w:val="-5"/>
          <w:sz w:val="20"/>
          <w:szCs w:val="20"/>
          <w:lang w:val="en-US"/>
        </w:rPr>
        <w:t>[40], [41]</w:t>
      </w:r>
      <w:r w:rsidR="009B25DF">
        <w:rPr>
          <w:spacing w:val="-5"/>
          <w:sz w:val="20"/>
          <w:szCs w:val="20"/>
          <w:lang w:val="en-US"/>
        </w:rPr>
        <w:fldChar w:fldCharType="end"/>
      </w:r>
      <w:r w:rsidRPr="007C67EC">
        <w:rPr>
          <w:spacing w:val="-5"/>
          <w:sz w:val="20"/>
          <w:szCs w:val="20"/>
          <w:lang w:val="en-US"/>
        </w:rPr>
        <w:t xml:space="preserve">. The convergence of algorithmic models with practical applications—ranging from pH optimization in environmental remediation to dynamic response tuning in control systems—underscores a systems-oriented approach that blends computational intelligence with sustainable engineering design </w:t>
      </w:r>
      <w:r w:rsidR="00BE01D8">
        <w:rPr>
          <w:spacing w:val="-5"/>
          <w:sz w:val="20"/>
          <w:szCs w:val="20"/>
          <w:lang w:val="en-US"/>
        </w:rPr>
        <w:fldChar w:fldCharType="begin"/>
      </w:r>
      <w:r w:rsidR="00CB798B">
        <w:rPr>
          <w:spacing w:val="-5"/>
          <w:sz w:val="20"/>
          <w:szCs w:val="20"/>
          <w:lang w:val="en-US"/>
        </w:rPr>
        <w:instrText xml:space="preserve"> ADDIN ZOTERO_ITEM CSL_CITATION {"citationID":"C5chaa5B","properties":{"formattedCitation":"[24], [53]","plainCitation":"[24], [53]","noteIndex":0},"citationItems":[{"id":197597,"uris":["http://zotero.org/groups/6028435/items/57PCMEJD"],"itemData":{"id":197597,"type":"article-journal","archive":"Scopus","container-title":"Revista de la Construccion","DOI":"10.7764/RDLC.23.2.413","issue":"2","page":"413-443","title":"Effect of silica fume on the microstructural and mechanical properties of concrete made with 100% recycled aggregates","volume":"23","author":[{"family":"Nadim","given":"F."},{"family":"Hasan","given":"R."},{"family":"Sobuz","given":"M.H.R."},{"family":"Ashraf","given":"J."},{"family":"Sadiqul Hasan","given":"N.M."},{"family":"Datta","given":"S.D."},{"family":"Islam","given":"M.H."},{"family":"Islam","given":"M.A."},{"family":"Awall","given":"M.R."},{"family":"Rahman","given":"S.M.A."},{"family":"Kabbo","given":"M.K.I."},{"family":"Saif","given":"Y.Y.O."}],"issued":{"date-parts":[["2024"]]}}},{"id":197605,"uris":["http://zotero.org/groups/6028435/items/TXA8HJL6"],"itemData":{"id":197605,"type":"article-journal","archive":"Scopus","container-title":"Revista de la Construccion","DOI":"10.7764/RDLC.23.1.129","issue":"1","page":"129-150","title":"A comparative study between linear regression analysis and various codes for predicting the mechanical characteristics of polymer concrete using R-sand and M-sand","volume":"23","author":[{"family":"Candassamy","given":"K."},{"family":"Sreerambabu","given":"J."},{"family":"Sasikumar","given":"P."}],"issued":{"date-parts":[["2024"]]}}}],"schema":"https://github.com/citation-style-language/schema/raw/master/csl-citation.json"}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[24], [53]</w:t>
      </w:r>
      <w:r w:rsidR="00BE01D8">
        <w:rPr>
          <w:spacing w:val="-5"/>
          <w:sz w:val="20"/>
          <w:szCs w:val="20"/>
          <w:lang w:val="en-US"/>
        </w:rPr>
        <w:fldChar w:fldCharType="end"/>
      </w:r>
      <w:r w:rsidRPr="007C67EC">
        <w:rPr>
          <w:spacing w:val="-5"/>
          <w:sz w:val="20"/>
          <w:szCs w:val="20"/>
          <w:lang w:val="en-US"/>
        </w:rPr>
        <w:t xml:space="preserve">. </w:t>
      </w:r>
    </w:p>
    <w:p w14:paraId="73AA569F" w14:textId="77777777" w:rsidR="00A77F97" w:rsidRDefault="00A77F97" w:rsidP="00B22DE9">
      <w:pPr>
        <w:ind w:firstLine="284"/>
        <w:rPr>
          <w:spacing w:val="-5"/>
          <w:sz w:val="20"/>
          <w:szCs w:val="20"/>
          <w:lang w:val="en-US"/>
        </w:rPr>
      </w:pPr>
    </w:p>
    <w:p w14:paraId="2AAFE773" w14:textId="3A9FFD6D" w:rsidR="00A77F97" w:rsidRDefault="00A77F97" w:rsidP="00A77F97">
      <w:pPr>
        <w:pStyle w:val="Ttulo3"/>
      </w:pPr>
      <w:r w:rsidRPr="00A77F97">
        <w:t>Epidemiology and public health</w:t>
      </w:r>
    </w:p>
    <w:p w14:paraId="304F46EC" w14:textId="77777777" w:rsidR="00A77F97" w:rsidRDefault="00A77F97" w:rsidP="00B22DE9">
      <w:pPr>
        <w:ind w:firstLine="284"/>
        <w:rPr>
          <w:spacing w:val="-5"/>
          <w:sz w:val="20"/>
          <w:szCs w:val="20"/>
          <w:lang w:val="en-US"/>
        </w:rPr>
      </w:pPr>
    </w:p>
    <w:p w14:paraId="5321658C" w14:textId="2B3F2E69" w:rsidR="00A77F97" w:rsidRDefault="007C67EC" w:rsidP="00B22DE9">
      <w:pPr>
        <w:ind w:firstLine="284"/>
        <w:rPr>
          <w:spacing w:val="-5"/>
          <w:sz w:val="20"/>
          <w:szCs w:val="20"/>
          <w:lang w:val="en-US"/>
        </w:rPr>
      </w:pPr>
      <w:r w:rsidRPr="007C67EC">
        <w:rPr>
          <w:spacing w:val="-5"/>
          <w:sz w:val="20"/>
          <w:szCs w:val="20"/>
          <w:lang w:val="en-US"/>
        </w:rPr>
        <w:t xml:space="preserve">This thematic cluster reflects a multidisciplinary </w:t>
      </w:r>
      <w:r w:rsidR="00016584">
        <w:rPr>
          <w:spacing w:val="-5"/>
          <w:sz w:val="20"/>
          <w:szCs w:val="20"/>
          <w:lang w:val="en-US"/>
        </w:rPr>
        <w:t>approach</w:t>
      </w:r>
      <w:r w:rsidRPr="007C67EC">
        <w:rPr>
          <w:spacing w:val="-5"/>
          <w:sz w:val="20"/>
          <w:szCs w:val="20"/>
          <w:lang w:val="en-US"/>
        </w:rPr>
        <w:t xml:space="preserve"> </w:t>
      </w:r>
      <w:r w:rsidR="00016584">
        <w:rPr>
          <w:spacing w:val="-5"/>
          <w:sz w:val="20"/>
          <w:szCs w:val="20"/>
          <w:lang w:val="en-US"/>
        </w:rPr>
        <w:t>to</w:t>
      </w:r>
      <w:r w:rsidRPr="007C67EC">
        <w:rPr>
          <w:spacing w:val="-5"/>
          <w:sz w:val="20"/>
          <w:szCs w:val="20"/>
          <w:lang w:val="en-US"/>
        </w:rPr>
        <w:t xml:space="preserve"> zoonotic and vector-borne diseases, emphasizing the convergence of epidemiological surveillance, environmental stressors, and digital communication to </w:t>
      </w:r>
      <w:r w:rsidR="00016584">
        <w:rPr>
          <w:spacing w:val="-5"/>
          <w:sz w:val="20"/>
          <w:szCs w:val="20"/>
          <w:lang w:val="en-US"/>
        </w:rPr>
        <w:t>enhance</w:t>
      </w:r>
      <w:r w:rsidRPr="007C67EC">
        <w:rPr>
          <w:spacing w:val="-5"/>
          <w:sz w:val="20"/>
          <w:szCs w:val="20"/>
          <w:lang w:val="en-US"/>
        </w:rPr>
        <w:t xml:space="preserve"> public health resilience. Across the abstracts, infectious diseases</w:t>
      </w:r>
      <w:r w:rsidR="00BE01D8">
        <w:rPr>
          <w:spacing w:val="-5"/>
          <w:sz w:val="20"/>
          <w:szCs w:val="20"/>
          <w:lang w:val="en-US"/>
        </w:rPr>
        <w:t>,</w:t>
      </w:r>
      <w:r w:rsidRPr="007C67EC">
        <w:rPr>
          <w:spacing w:val="-5"/>
          <w:sz w:val="20"/>
          <w:szCs w:val="20"/>
          <w:lang w:val="en-US"/>
        </w:rPr>
        <w:t xml:space="preserve"> </w:t>
      </w:r>
      <w:r w:rsidR="00BE01D8">
        <w:rPr>
          <w:spacing w:val="-5"/>
          <w:sz w:val="20"/>
          <w:szCs w:val="20"/>
          <w:lang w:val="en-US"/>
        </w:rPr>
        <w:t xml:space="preserve">such as </w:t>
      </w:r>
      <w:r w:rsidRPr="007C67EC">
        <w:rPr>
          <w:spacing w:val="-5"/>
          <w:sz w:val="20"/>
          <w:szCs w:val="20"/>
          <w:lang w:val="en-US"/>
        </w:rPr>
        <w:t xml:space="preserve"> COVID-19, dengue, malaria, and canine-related illnesses</w:t>
      </w:r>
      <w:r w:rsidR="00CC18BB">
        <w:rPr>
          <w:spacing w:val="-5"/>
          <w:sz w:val="20"/>
          <w:szCs w:val="20"/>
          <w:lang w:val="en-US"/>
        </w:rPr>
        <w:t>,</w:t>
      </w:r>
      <w:r w:rsidRPr="007C67EC">
        <w:rPr>
          <w:spacing w:val="-5"/>
          <w:sz w:val="20"/>
          <w:szCs w:val="20"/>
          <w:lang w:val="en-US"/>
        </w:rPr>
        <w:t xml:space="preserve"> are studied for their prevalence, risk factors, and spatial dynamics in both human and animal populations, suggesting a One Health framework</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{"citationID":"oL7dWPHn","properties":{"formattedCitation":"[18], [19], [54]","plainCitation":"[18], [19], [54]","noteIndex":0},"citationItems":[{"id":197578,"uris":["http://zotero.org/groups/6028435/items/RBDFRHKE"],"itemData":{"id":197578,"type":"article-journal","container-title":"Electronic Journal of Biotechnology","note":"publisher: Elsevier","page":"11–19","title":"Synthesis of hot spring origin bacterial cell wall polysaccharide-based copper nanoparticles with antibacterial property","volume":"68","author":[{"family":"Banerjee","given":"Aparna"},{"family":"Roy","given":"Rajendra Kr"},{"family":"Sarkar","given":"Shrabana"},{"family":"López","given":"Juan L"},{"family":"Vuree","given":"Sugunakar"},{"family":"Bandopadhyay","given":"Rajib"}],"issued":{"date-parts":[["2024"]]}}},{"id":197579,"uris":["http://zotero.org/groups/6028435/items/P3PYWK7V"],"itemData":{"id":197579,"type":"article-journal","container-title":"Electronic Journal of Biotechnology","note":"publisher: Elsevier","page":"20–30","title":"A novel nanoemulsion based on clove and thyme essential oils: Characterization, antibacterial, antibiofilm and anticancer activities","volume":"68","author":[{"family":"Hashem","given":"Amr H"},{"family":"Doghish","given":"Ahmed S"},{"family":"Ismail","given":"Ahmed"},{"family":"Hassanin","given":"Mahmoud MH"},{"family":"Okla","given":"Mohammad K"},{"family":"Saleh","given":"Ibrahim A"},{"family":"AbdElgawad","given":"Hamada"},{"family":"Shehabeldine","given":"Amr M"}],"issued":{"date-parts":[["2024"]]}}},{"id":197652,"uris":["http://zotero.org/groups/6028435/items/FIWE6KB3"],"itemData":{"id":197652,"type":"article-journal","container-title":"Rev Mex Ing Quim","page":"1–15","title":"Biosynthesis of gold nanoparticles using the aqueous extract of Hippocratea excelsa root bark. Antioxidant and photocatalytic evaluation","volume":"22","author":[{"family":"Nuñez-Delgado","given":"C"},{"family":"Luna-Flores","given":"A"},{"family":"Conde-Hernández","given":"LA"},{"family":"Flores-Aquino","given":"E"},{"family":"Romero-López","given":"A"},{"family":"Tepale","given":"N"}],"issued":{"date-parts":[["2023"]]}}}],"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[18], [19], [54]</w:t>
      </w:r>
      <w:r w:rsidR="00BE01D8">
        <w:rPr>
          <w:spacing w:val="-5"/>
          <w:sz w:val="20"/>
          <w:szCs w:val="20"/>
          <w:lang w:val="en-US"/>
        </w:rPr>
        <w:fldChar w:fldCharType="end"/>
      </w:r>
      <w:r w:rsidRPr="007C67EC">
        <w:rPr>
          <w:spacing w:val="-5"/>
          <w:sz w:val="20"/>
          <w:szCs w:val="20"/>
          <w:lang w:val="en-US"/>
        </w:rPr>
        <w:t>. The role of social media in risk communication and mental health detection during pandemics demonstrates a shift toward digital epidemiology</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{"citationID":"JSVlOF39","properties":{"formattedCitation":"[28], [55], [56]","plainCitation":"[28], [55], [56]","noteIndex":0},"citationItems":[{"id":197675,"uris":["http://zotero.org/groups/6028435/items/KYHEKZ2I"],"itemData":{"id":197675,"type":"article-journal","container-title":"Computación y Sistemas","issue":"1","note":"publisher: Instituto Politécnico Nacional, Centro de Investigación en Computación","page":"151–165","title":"Adaptation of transformer-based models for depression detection","volume":"28","author":[{"family":"Adebanji","given":"Olaronke O"},{"family":"Ojo","given":"Olumide E"},{"family":"Calvo","given":"Hiram"},{"family":"Gelbukh","given":"Irina"},{"family":"Sidorov","given":"Grigori"}],"issued":{"date-parts":[["2024"]]}}},{"id":197659,"uris":["http://zotero.org/groups/6028435/items/2S4QACZH"],"itemData":{"id":197659,"type":"article-journal","container-title":"Interciencia","issue":"1","note":"publisher: Interciencia","page":"60–67","title":"MACHINE LEARNING MODEL FOR PREDICTING PRIMARY SCHOOL SCORES BASED ON SPATIAL, SOCIO DEMOGRAPHIC AND SCHOOL–RELATED INFORMATION","volume":"49","author":[{"family":"Lillo","given":"Felipe"},{"family":"García","given":"Leidy"},{"family":"Severino-González","given":"Pedro"}],"issued":{"date-parts":[["2024"]]}}},{"id":197657,"uris":["http://zotero.org/groups/6028435/items/7HYUB3SH"],"itemData":{"id":197657,"type":"article-journal","title":"Bacterial Self-Healing of Concrete: A Scoping Review","author":[{"family":"MG","given":"Farfán Córdova"},{"family":"JL","given":"Díaz Ortega"}],"issued":{"date-parts":[["2023"]]}}}],"schema":"https://github.com/citation-style-language/schema/raw/master/csl-citation.json"}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[28], [55], [56]</w:t>
      </w:r>
      <w:r w:rsidR="00BE01D8">
        <w:rPr>
          <w:spacing w:val="-5"/>
          <w:sz w:val="20"/>
          <w:szCs w:val="20"/>
          <w:lang w:val="en-US"/>
        </w:rPr>
        <w:fldChar w:fldCharType="end"/>
      </w:r>
      <w:r w:rsidRPr="007C67EC">
        <w:rPr>
          <w:spacing w:val="-5"/>
          <w:sz w:val="20"/>
          <w:szCs w:val="20"/>
          <w:lang w:val="en-US"/>
        </w:rPr>
        <w:t xml:space="preserve">. Studies also highlight the use of modeling and indices to forecast disease patterns and support prevention strategies under </w:t>
      </w:r>
      <w:r w:rsidR="00CC18BB">
        <w:rPr>
          <w:spacing w:val="-5"/>
          <w:sz w:val="20"/>
          <w:szCs w:val="20"/>
          <w:lang w:val="en-US"/>
        </w:rPr>
        <w:t xml:space="preserve">various </w:t>
      </w:r>
      <w:r w:rsidRPr="007C67EC">
        <w:rPr>
          <w:spacing w:val="-5"/>
          <w:sz w:val="20"/>
          <w:szCs w:val="20"/>
          <w:lang w:val="en-US"/>
        </w:rPr>
        <w:t>climatic and urban conditions</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{"citationID":"jr0rVSPH","properties":{"formattedCitation":"[57], [58], [59]","plainCitation":"[57], [58], [59]","noteIndex":0},"citationItems":[{"id":197658,"uris":["http://zotero.org/groups/6028435/items/HDDIXQUB"],"itemData":{"id":197658,"type":"article-journal","container-title":"Computación y Sistemas","issue":"4","note":"publisher: Instituto Politécnico Nacional, Centro de Investigación en Computación","page":"881–888","title":"Covid-19 Mortality Risk Prediction Model Using Machine Learning","volume":"27","author":[{"family":"Sánchez-Gálvez","given":"Alba Maribel"},{"family":"Sánchez-Gálvez","given":"Sully"},{"family":"Álvarez-González","given":"Ricardo"},{"family":"Rojas-Alarcon","given":"Frida"}],"issued":{"date-parts":[["2023"]]}}},{"id":197671,"uris":["http://zotero.org/groups/6028435/items/N9I97MM3"],"itemData":{"id":197671,"type":"article-journal","container-title":"Ingeniería","issue":"3","note":"publisher: Universidad Distrital Francisco José de Caldas","title":"Study Of the Effect of Titanium Additions on The Mechanical and Corrosion Properties of AISI 316 Powder Metallurgical Steel","volume":"28","author":[{"family":"Canas Mendoza","given":"Luz Adriana"},{"family":"Pineda Triana","given":"Yaneth"},{"family":"Mujica Roncery","given":"Lais"}],"issued":{"date-parts":[["2023"]]}}},{"id":197660,"uris":["http://zotero.org/groups/6028435/items/RI6TKLTD"],"itemData":{"id":197660,"type":"article-journal","container-title":"Revista Lasallista de Investigación","issue":"2","page":"99–125","title":"Non-discrimination at work as a component of decent work for human dignity","volume":"20","author":[{"family":"Arango Benjumea","given":"Jhon Jaime"},{"family":"Montoya Agudelo","given":"César Alveiro"},{"family":"Vásquez Mira","given":"Miguel Ángel"}],"issued":{"date-parts":[["2023"]]}}}],"schema":"https://github.com/citation-style-language/schema/raw/master/csl-citation.json"}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[57], [58], [59]</w:t>
      </w:r>
      <w:r w:rsidR="00BE01D8">
        <w:rPr>
          <w:spacing w:val="-5"/>
          <w:sz w:val="20"/>
          <w:szCs w:val="20"/>
          <w:lang w:val="en-US"/>
        </w:rPr>
        <w:fldChar w:fldCharType="end"/>
      </w:r>
      <w:r w:rsidRPr="007C67EC">
        <w:rPr>
          <w:spacing w:val="-5"/>
          <w:sz w:val="20"/>
          <w:szCs w:val="20"/>
          <w:lang w:val="en-US"/>
        </w:rPr>
        <w:t>. The integration of engineering approaches—ranging from environmental modeling to biomedical innovations—positions this cluster at the intersection of disease ecology, technological adaptation, and health systems preparedness.</w:t>
      </w:r>
    </w:p>
    <w:p w14:paraId="45062670" w14:textId="77777777" w:rsidR="00A77F97" w:rsidRDefault="00A77F97" w:rsidP="00B22DE9">
      <w:pPr>
        <w:ind w:firstLine="284"/>
        <w:rPr>
          <w:spacing w:val="-5"/>
          <w:sz w:val="20"/>
          <w:szCs w:val="20"/>
          <w:lang w:val="en-US"/>
        </w:rPr>
      </w:pPr>
    </w:p>
    <w:p w14:paraId="229280E9" w14:textId="6DF11D91" w:rsidR="00A77F97" w:rsidRDefault="00A77F97" w:rsidP="00A77F97">
      <w:pPr>
        <w:pStyle w:val="Ttulo3"/>
      </w:pPr>
      <w:r w:rsidRPr="00A77F97">
        <w:t>Sustainability, circular economy, and environmental management</w:t>
      </w:r>
    </w:p>
    <w:p w14:paraId="5A60FC8B" w14:textId="77777777" w:rsidR="00A77F97" w:rsidRDefault="00A77F97" w:rsidP="00B22DE9">
      <w:pPr>
        <w:ind w:firstLine="284"/>
        <w:rPr>
          <w:spacing w:val="-5"/>
          <w:sz w:val="20"/>
          <w:szCs w:val="20"/>
          <w:lang w:val="en-US"/>
        </w:rPr>
      </w:pPr>
    </w:p>
    <w:p w14:paraId="729EA805" w14:textId="5F74152D" w:rsidR="00A77F97" w:rsidRDefault="007C67EC" w:rsidP="00B22DE9">
      <w:pPr>
        <w:ind w:firstLine="284"/>
        <w:rPr>
          <w:spacing w:val="-5"/>
          <w:sz w:val="20"/>
          <w:szCs w:val="20"/>
          <w:lang w:val="en-US"/>
        </w:rPr>
      </w:pPr>
      <w:r w:rsidRPr="007C67EC">
        <w:rPr>
          <w:spacing w:val="-5"/>
          <w:sz w:val="20"/>
          <w:szCs w:val="20"/>
          <w:lang w:val="en-US"/>
        </w:rPr>
        <w:t xml:space="preserve">This thematic cluster reflects a systems-oriented integration of environmental sustainability, circular economy, and technological innovation across engineering and agricultural domains. Studies emphasize the reuse of materials </w:t>
      </w:r>
      <w:r w:rsidR="003A29C2">
        <w:rPr>
          <w:spacing w:val="-5"/>
          <w:sz w:val="20"/>
          <w:szCs w:val="20"/>
          <w:lang w:val="en-US"/>
        </w:rPr>
        <w:t>such as</w:t>
      </w:r>
      <w:r w:rsidRPr="007C67EC">
        <w:rPr>
          <w:spacing w:val="-5"/>
          <w:sz w:val="20"/>
          <w:szCs w:val="20"/>
          <w:lang w:val="en-US"/>
        </w:rPr>
        <w:t xml:space="preserve"> rice husk ash, refractory waste, and coffee husk ash to reduce the environmental footprint of concrete while preserving </w:t>
      </w:r>
      <w:r w:rsidR="003A29C2">
        <w:rPr>
          <w:spacing w:val="-5"/>
          <w:sz w:val="20"/>
          <w:szCs w:val="20"/>
          <w:lang w:val="en-US"/>
        </w:rPr>
        <w:t xml:space="preserve">its </w:t>
      </w:r>
      <w:r w:rsidRPr="007C67EC">
        <w:rPr>
          <w:spacing w:val="-5"/>
          <w:sz w:val="20"/>
          <w:szCs w:val="20"/>
          <w:lang w:val="en-US"/>
        </w:rPr>
        <w:t>mechanical performance</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{"citationID":"KgVfLihG","properties":{"formattedCitation":"[42], [50]","plainCitation":"[42], [50]","noteIndex":0},"citationItems":[{"id":197667,"uris":["http://zotero.org/groups/6028435/items/PP4ZXV6D"],"itemData":{"id":197667,"type":"article-journal","container-title":"Journal of Applied Research and Technology","issue":"1","page":"32–41","title":"Study of the combined effect of coffee husk ash and polypropylene fibres on the mechanical properties of concrete","volume":"22","author":[{"family":"Pérez","given":"SP Muñoz"},{"family":"Segura","given":"ME Rivera"},{"family":"Bustamante","given":"YA Alejandria"},{"family":"Zapata","given":"LI Villena"}],"issued":{"date-parts":[["2024"]]}}},{"id":197641,"uris":["http://zotero.org/groups/6028435/items/V5IPF7EY"],"itemData":{"id":197641,"type":"article-journal","archive":"Scopus","container-title":"Revista Politecnica","DOI":"10.33333/rp.vol53n2.08","issue":"2","page":"79-88","title":"Replacement of Fine Aggregate with Refractory Brick Residue in Concrete Exposed to Elevated Temperatures","title-short":"Reemplazo del Agregado Fino por Residuo de Ladrillo Refractario en Concreto Expuesto a Elevadas Temperaturas","volume":"53","author":[{"family":"Bereche","given":"J."},{"family":"García","given":"J."}],"issued":{"date-parts":[["2024"]]}}}],"schema":"https://github.com/citation-style-language/schema/raw/master/csl-citation.json"}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[42], [50]</w:t>
      </w:r>
      <w:r w:rsidR="00BE01D8">
        <w:rPr>
          <w:spacing w:val="-5"/>
          <w:sz w:val="20"/>
          <w:szCs w:val="20"/>
          <w:lang w:val="en-US"/>
        </w:rPr>
        <w:fldChar w:fldCharType="end"/>
      </w:r>
      <w:r w:rsidRPr="007C67EC">
        <w:rPr>
          <w:spacing w:val="-5"/>
          <w:sz w:val="20"/>
          <w:szCs w:val="20"/>
          <w:lang w:val="en-US"/>
        </w:rPr>
        <w:t xml:space="preserve">. Food engineering research supports sustainability through drying and fermentation processes that </w:t>
      </w:r>
      <w:r w:rsidR="00016584">
        <w:rPr>
          <w:spacing w:val="-5"/>
          <w:sz w:val="20"/>
          <w:szCs w:val="20"/>
          <w:lang w:val="en-US"/>
        </w:rPr>
        <w:t>enhanc</w:t>
      </w:r>
      <w:r w:rsidRPr="007C67EC">
        <w:rPr>
          <w:spacing w:val="-5"/>
          <w:sz w:val="20"/>
          <w:szCs w:val="20"/>
          <w:lang w:val="en-US"/>
        </w:rPr>
        <w:t xml:space="preserve">e nutritional value and </w:t>
      </w:r>
      <w:r w:rsidR="00016584">
        <w:rPr>
          <w:spacing w:val="-5"/>
          <w:sz w:val="20"/>
          <w:szCs w:val="20"/>
          <w:lang w:val="en-US"/>
        </w:rPr>
        <w:t xml:space="preserve">improve </w:t>
      </w:r>
      <w:r w:rsidRPr="007C67EC">
        <w:rPr>
          <w:spacing w:val="-5"/>
          <w:sz w:val="20"/>
          <w:szCs w:val="20"/>
          <w:lang w:val="en-US"/>
        </w:rPr>
        <w:t xml:space="preserve">energy efficiency </w:t>
      </w:r>
      <w:r w:rsidR="00016584">
        <w:rPr>
          <w:spacing w:val="-5"/>
          <w:sz w:val="20"/>
          <w:szCs w:val="20"/>
          <w:lang w:val="en-US"/>
        </w:rPr>
        <w:t>by utiliz</w:t>
      </w:r>
      <w:r w:rsidRPr="007C67EC">
        <w:rPr>
          <w:spacing w:val="-5"/>
          <w:sz w:val="20"/>
          <w:szCs w:val="20"/>
          <w:lang w:val="en-US"/>
        </w:rPr>
        <w:t>ing agro-industrial residues</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{"citationID":"Jqtp3dAh","properties":{"formattedCitation":"[26], [60]","plainCitation":"[26], [60]","noteIndex":0},"citationItems":[{"id":197611,"uris":["http://zotero.org/groups/6028435/items/MPNY6S6X"],"itemData":{"id":197611,"type":"article-journal","archive":"Scopus","container-title":"Revista Mexicana de Ingeniera Quimica","DOI":"10.24275/rmiq/Alim24184","issue":"1","title":"Effects of steaming and drying on quality and antioxidant activity of white-fleshed sweet potato powder (Ipomoea batatas)","title-short":"Efectos de la cocción al vapor y el secado sobre la calidad y la actividad antioxidante del polvo de batata de pulpa blanca (Ipomoea batatas)","URL":"https://www.scopus.com/inward/record.uri?eid=2-s2.0-85188736689&amp;doi=10.24275%2frmiq%2fAlim24184&amp;partnerID=40&amp;md5=d9fd44767b1d8d85113d6360fb8f8d53","volume":"23","author":[{"family":"Thuy","given":"N.M."},{"family":"Giau","given":"T.N."},{"family":"Hao","given":"H.V."},{"family":"Dung","given":"N.C."},{"family":"Tai","given":"N.V."},{"family":"Minh","given":"V.Q."}],"issued":{"date-parts":[["2024"]]}}},{"id":197676,"uris":["http://zotero.org/groups/6028435/items/NS7AHQ6E"],"itemData":{"id":197676,"type":"article-journal","title":"Effect of the extrusion process on phytochemical, antioxidant, and cooking properties of gluten-free pasta made from broken rice and nopal Efecto del proceso de extrusión sobre las propiedades fitoquímicas, antioxidantes y de cocción de pastas libres de gluten elaboradas a partir de arroz quebrado y nopal","author":[{"family":"Castro-Montoya","given":"YA"},{"family":"Jacobo-Valenzuela","given":"N"},{"family":"Delgado-Nieblas","given":"CI"},{"family":"Ruiz-Armenta","given":"XA"},{"family":"Heredia","given":"JB"},{"family":"Delgado-Murillo","given":"SA"},{"family":"Calderón-Castro","given":"A"},{"family":"Zazueta-Morales","given":"JJ"}],"issued":{"date-parts":[["2024"]]}}}],"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[26], [60]</w:t>
      </w:r>
      <w:r w:rsidR="00BE01D8">
        <w:rPr>
          <w:spacing w:val="-5"/>
          <w:sz w:val="20"/>
          <w:szCs w:val="20"/>
          <w:lang w:val="en-US"/>
        </w:rPr>
        <w:fldChar w:fldCharType="end"/>
      </w:r>
      <w:r w:rsidRPr="007C67EC">
        <w:rPr>
          <w:spacing w:val="-5"/>
          <w:sz w:val="20"/>
          <w:szCs w:val="20"/>
          <w:lang w:val="en-US"/>
        </w:rPr>
        <w:t>. Simultaneously, biosurfactant-based pollutant control</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NsDkqWMh","properties":{"formattedCitation":"[22]","plainCitation":"[22]","noteIndex":0},"citationItems":[{"id":197613,"uris":["http://zotero.org/groups/6028435/items/8QFT48F6"],"itemData":{"id":197613,"type":"article-journal","archive":"Scopus","container-title":"Revista Mexicana de Ingeniera Quimica","DOI":"10.24275/rmiq/Bio24170","issue":"1","title":"Optimization of copper removal through spherical agglomeration: Effect of pH precipitation and the use of Agave spp. leaf extracts as biosurfactants","title-short":"Optimización de la remoción de cobre mediante aglomeración esférica: Efecto del pH y extractos de material foliar de Agave spp. como bio surfactantes","URL":"https://www.scopus.com/inward/record.uri?eid=2-s2.0-85188712832&amp;doi=10.24275%2frmiq%2fBio24170&amp;partnerID=40&amp;md5=944bc4dcb476006c8a0c2cf7b0b7573b","volume":"23","author":[{"family":"Alcázar-Medina","given":"F.A."},{"family":"Valle-Cervantes","given":"S."},{"family":"Alcazar-Medina","given":"T.L."},{"family":"Rodríguez-Rosales","given":"M.D.J."}],"issued":{"date-parts":[["2024"]]}}}],"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[22]</w:t>
      </w:r>
      <w:r w:rsidR="00BE01D8">
        <w:rPr>
          <w:spacing w:val="-5"/>
          <w:sz w:val="20"/>
          <w:szCs w:val="20"/>
          <w:lang w:val="en-US"/>
        </w:rPr>
        <w:fldChar w:fldCharType="end"/>
      </w:r>
      <w:r w:rsidRPr="007C67EC">
        <w:rPr>
          <w:spacing w:val="-5"/>
          <w:sz w:val="20"/>
          <w:szCs w:val="20"/>
          <w:lang w:val="en-US"/>
        </w:rPr>
        <w:t xml:space="preserve"> and biotechnological innovations such as copper nanoparticles and essential oil </w:t>
      </w:r>
      <w:proofErr w:type="spellStart"/>
      <w:r w:rsidRPr="007C67EC">
        <w:rPr>
          <w:spacing w:val="-5"/>
          <w:sz w:val="20"/>
          <w:szCs w:val="20"/>
          <w:lang w:val="en-US"/>
        </w:rPr>
        <w:t>nanoemulsions</w:t>
      </w:r>
      <w:proofErr w:type="spellEnd"/>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{"citationID":"oVWnpChT","properties":{"formattedCitation":"[18], [19]","plainCitation":"[18], [19]","noteIndex":0},"citationItems":[{"id":197578,"uris":["http://zotero.org/groups/6028435/items/RBDFRHKE"],"itemData":{"id":197578,"type":"article-journal","container-title":"Electronic Journal of Biotechnology","note":"publisher: Elsevier","page":"11–19","title":"Synthesis of hot spring origin bacterial cell wall polysaccharide-based copper nanoparticles with antibacterial property","volume":"68","author":[{"family":"Banerjee","given":"Aparna"},{"family":"Roy","given":"Rajendra Kr"},{"family":"Sarkar","given":"Shrabana"},{"family":"López","given":"Juan L"},{"family":"Vuree","given":"Sugunakar"},{"family":"Bandopadhyay","given":"Rajib"}],"issued":{"date-parts":[["2024"]]}}},{"id":197579,"uris":["http://zotero.org/groups/6028435/items/P3PYWK7V"],"itemData":{"id":197579,"type":"article-journal","container-title":"Electronic Journal of Biotechnology","note":"publisher: Elsevier","page":"20–30","title":"A novel nanoemulsion based on clove and thyme essential oils: Characterization, antibacterial, antibiofilm and anticancer activities","volume":"68","author":[{"family":"Hashem","given":"Amr H"},{"family":"Doghish","given":"Ahmed S"},{"family":"Ismail","given":"Ahmed"},{"family":"Hassanin","given":"Mahmoud MH"},{"family":"Okla","given":"Mohammad K"},{"family":"Saleh","given":"Ibrahim A"},{"family":"AbdElgawad","given":"Hamada"},{"family":"Shehabeldine","given":"Amr M"}],"issued":{"date-parts":[["2024"]]}}}],"schema":"https://github.com/citation-style-language/schema/raw/master/csl-citation.json"}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[18], [19]</w:t>
      </w:r>
      <w:r w:rsidR="00BE01D8">
        <w:rPr>
          <w:spacing w:val="-5"/>
          <w:sz w:val="20"/>
          <w:szCs w:val="20"/>
          <w:lang w:val="en-US"/>
        </w:rPr>
        <w:fldChar w:fldCharType="end"/>
      </w:r>
      <w:r w:rsidRPr="007C67EC">
        <w:rPr>
          <w:spacing w:val="-5"/>
          <w:sz w:val="20"/>
          <w:szCs w:val="20"/>
          <w:lang w:val="en-US"/>
        </w:rPr>
        <w:t xml:space="preserve"> reinforce low-impact solutions. The role</w:t>
      </w:r>
      <w:ins w:id="262" w:author="Juan David Velasquez" w:date="2025-11-29T18:12:00Z" w16du:dateUtc="2025-11-29T23:12:00Z">
        <w:r w:rsidR="00005E3E">
          <w:rPr>
            <w:spacing w:val="-5"/>
            <w:sz w:val="20"/>
            <w:szCs w:val="20"/>
            <w:lang w:val="en-US"/>
          </w:rPr>
          <w:t>s</w:t>
        </w:r>
      </w:ins>
      <w:r w:rsidRPr="007C67EC">
        <w:rPr>
          <w:spacing w:val="-5"/>
          <w:sz w:val="20"/>
          <w:szCs w:val="20"/>
          <w:lang w:val="en-US"/>
        </w:rPr>
        <w:t xml:space="preserve"> of life cycle assessment, social responsibility, and environmental education emerge in efforts to align industrial processes, university practices, and consumer behavior with sustainability goals</w:t>
      </w:r>
      <w:r w:rsidR="00BE01D8">
        <w:rPr>
          <w:spacing w:val="-5"/>
          <w:sz w:val="20"/>
          <w:szCs w:val="20"/>
          <w:lang w:val="en-US"/>
        </w:rPr>
        <w:t xml:space="preserve"> </w:t>
      </w:r>
      <w:r w:rsidR="00BE01D8">
        <w:rPr>
          <w:spacing w:val="-5"/>
          <w:sz w:val="20"/>
          <w:szCs w:val="20"/>
          <w:lang w:val="en-US"/>
        </w:rPr>
        <w:fldChar w:fldCharType="begin"/>
      </w:r>
      <w:r w:rsidR="00CB798B">
        <w:rPr>
          <w:spacing w:val="-5"/>
          <w:sz w:val="20"/>
          <w:szCs w:val="20"/>
          <w:lang w:val="en-US"/>
        </w:rPr>
        <w:instrText xml:space="preserve"> ADDIN ZOTERO_ITEM CSL_CITATION {"citationID":"Wb6pGtYD","properties":{"formattedCitation":"[61], [62]","plainCitation":"[61], [62]","noteIndex":0},"citationItems":[{"id":197668,"uris":["http://zotero.org/groups/6028435/items/92XXFVKJ"],"itemData":{"id":197668,"type":"article-journal","container-title":"Interciencia","issue":"2","note":"publisher: Interciencia","page":"94–103","title":"University social responsibility and environmental education: Challenges that contribute to the development of educational policies in Chile","volume":"49","author":[{"family":"Severino-Gonzalez","given":"Pedro"},{"family":"Gallardo-Vázquez","given":"Dolores"},{"family":"Lira-Ramos","given":"Hugo"},{"family":"Sarmiento-Peralta","given":"Giusseppe"},{"family":"Romero-Argueta","given":"José De Jesús"},{"family":"Ortuya-Poblete","given":"Constanza"}],"issued":{"date-parts":[["2024"]]}}},{"id":197643,"uris":["http://zotero.org/groups/6028435/items/YSHJ4NDT"],"itemData":{"id":197643,"type":"article-journal","archive":"Scopus","container-title":"Interciencia","issue":"11","page":"632-640","title":"COSTS AND CARBON FOOTPRINT: EXPLORING THE CONTEMPORARY LITERATURE","title-short":"COSTOS Y HUELLA DE CARBONO: EXPLORANDO LA LITERATURA CONTEMPORÁNEA","volume":"49","author":[{"family":"Ortiz-Cea","given":"V."},{"family":"Geldres-Weiss","given":"V.V."},{"family":"Dote-Pardo","given":"J."},{"family":"Reveco-Sepúlveda","given":"R."}],"issued":{"date-parts":[["2024"]]}}}],"schema":"https://github.com/citation-style-language/schema/raw/master/csl-citation.json"} </w:instrText>
      </w:r>
      <w:r w:rsidR="00BE01D8">
        <w:rPr>
          <w:spacing w:val="-5"/>
          <w:sz w:val="20"/>
          <w:szCs w:val="20"/>
          <w:lang w:val="en-US"/>
        </w:rPr>
        <w:fldChar w:fldCharType="separate"/>
      </w:r>
      <w:r w:rsidR="00CB798B">
        <w:rPr>
          <w:noProof/>
          <w:spacing w:val="-5"/>
          <w:sz w:val="20"/>
          <w:szCs w:val="20"/>
          <w:lang w:val="en-US"/>
        </w:rPr>
        <w:t>[61], [62]</w:t>
      </w:r>
      <w:r w:rsidR="00BE01D8">
        <w:rPr>
          <w:spacing w:val="-5"/>
          <w:sz w:val="20"/>
          <w:szCs w:val="20"/>
          <w:lang w:val="en-US"/>
        </w:rPr>
        <w:fldChar w:fldCharType="end"/>
      </w:r>
      <w:r w:rsidRPr="007C67EC">
        <w:rPr>
          <w:spacing w:val="-5"/>
          <w:sz w:val="20"/>
          <w:szCs w:val="20"/>
          <w:lang w:val="en-US"/>
        </w:rPr>
        <w:t>, positioning engineering research within a multidimensional ecological framework.</w:t>
      </w:r>
    </w:p>
    <w:p w14:paraId="2E25A563" w14:textId="77777777" w:rsidR="00FA6EB2" w:rsidRDefault="00FA6EB2" w:rsidP="00B22DE9">
      <w:pPr>
        <w:ind w:firstLine="284"/>
        <w:rPr>
          <w:spacing w:val="-5"/>
          <w:sz w:val="20"/>
          <w:szCs w:val="20"/>
          <w:lang w:val="en-US"/>
        </w:rPr>
      </w:pPr>
    </w:p>
    <w:p w14:paraId="2DED9A8A" w14:textId="612CD97B" w:rsidR="00FA6EB2" w:rsidRDefault="00FA6EB2" w:rsidP="00FA6EB2">
      <w:pPr>
        <w:pStyle w:val="Ttulo1"/>
      </w:pPr>
      <w:r>
        <w:t>Conclusions</w:t>
      </w:r>
    </w:p>
    <w:p w14:paraId="0C6BA27A" w14:textId="77777777" w:rsidR="00016584" w:rsidRDefault="00016584" w:rsidP="000A6D6A">
      <w:pPr>
        <w:ind w:firstLine="284"/>
        <w:rPr>
          <w:spacing w:val="-5"/>
          <w:sz w:val="20"/>
          <w:szCs w:val="20"/>
          <w:lang w:val="en-US"/>
        </w:rPr>
      </w:pPr>
    </w:p>
    <w:p w14:paraId="67472C5B" w14:textId="2D2BB8E5" w:rsidR="00E64C4A" w:rsidRDefault="007C67EC" w:rsidP="000A6D6A">
      <w:pPr>
        <w:ind w:firstLine="284"/>
        <w:rPr>
          <w:ins w:id="263" w:author="Juan David Velasquez" w:date="2025-11-29T17:38:00Z" w16du:dateUtc="2025-11-29T22:38:00Z"/>
          <w:spacing w:val="-5"/>
          <w:sz w:val="20"/>
          <w:szCs w:val="20"/>
          <w:lang w:val="en-US"/>
        </w:rPr>
      </w:pPr>
      <w:r w:rsidRPr="007C67EC">
        <w:rPr>
          <w:spacing w:val="-5"/>
          <w:sz w:val="20"/>
          <w:szCs w:val="20"/>
          <w:lang w:val="en-US"/>
        </w:rPr>
        <w:t xml:space="preserve">This study provides a multidimensional portrait of engineering journals from Latin America indexed in both SciELO and Scopus, revealing a complex interplay between structural visibility, thematic specialization, and regional collaboration. The cross-correlation of Scopus subject areas </w:t>
      </w:r>
      <w:r w:rsidR="00016584">
        <w:rPr>
          <w:spacing w:val="-5"/>
          <w:sz w:val="20"/>
          <w:szCs w:val="20"/>
          <w:lang w:val="en-US"/>
        </w:rPr>
        <w:t>reveal</w:t>
      </w:r>
      <w:r w:rsidRPr="007C67EC">
        <w:rPr>
          <w:spacing w:val="-5"/>
          <w:sz w:val="20"/>
          <w:szCs w:val="20"/>
          <w:lang w:val="en-US"/>
        </w:rPr>
        <w:t xml:space="preserve">s a broad but uneven disciplinary coverage, with clusters of journals </w:t>
      </w:r>
      <w:r w:rsidR="00016584">
        <w:rPr>
          <w:spacing w:val="-5"/>
          <w:sz w:val="20"/>
          <w:szCs w:val="20"/>
          <w:lang w:val="en-US"/>
        </w:rPr>
        <w:t>focus</w:t>
      </w:r>
      <w:r w:rsidRPr="007C67EC">
        <w:rPr>
          <w:spacing w:val="-5"/>
          <w:sz w:val="20"/>
          <w:szCs w:val="20"/>
          <w:lang w:val="en-US"/>
        </w:rPr>
        <w:t xml:space="preserve">ing </w:t>
      </w:r>
      <w:r w:rsidR="00016584">
        <w:rPr>
          <w:spacing w:val="-5"/>
          <w:sz w:val="20"/>
          <w:szCs w:val="20"/>
          <w:lang w:val="en-US"/>
        </w:rPr>
        <w:t>o</w:t>
      </w:r>
      <w:r w:rsidRPr="007C67EC">
        <w:rPr>
          <w:spacing w:val="-5"/>
          <w:sz w:val="20"/>
          <w:szCs w:val="20"/>
          <w:lang w:val="en-US"/>
        </w:rPr>
        <w:t>n applied fields</w:t>
      </w:r>
      <w:r w:rsidR="00016584">
        <w:rPr>
          <w:spacing w:val="-5"/>
          <w:sz w:val="20"/>
          <w:szCs w:val="20"/>
          <w:lang w:val="en-US"/>
        </w:rPr>
        <w:t>,</w:t>
      </w:r>
      <w:r w:rsidRPr="007C67EC">
        <w:rPr>
          <w:spacing w:val="-5"/>
          <w:sz w:val="20"/>
          <w:szCs w:val="20"/>
          <w:lang w:val="en-US"/>
        </w:rPr>
        <w:t xml:space="preserve"> </w:t>
      </w:r>
      <w:r w:rsidR="00016584">
        <w:rPr>
          <w:spacing w:val="-5"/>
          <w:sz w:val="20"/>
          <w:szCs w:val="20"/>
          <w:lang w:val="en-US"/>
        </w:rPr>
        <w:t>including</w:t>
      </w:r>
      <w:r w:rsidRPr="007C67EC">
        <w:rPr>
          <w:spacing w:val="-5"/>
          <w:sz w:val="20"/>
          <w:szCs w:val="20"/>
          <w:lang w:val="en-US"/>
        </w:rPr>
        <w:t xml:space="preserve"> civil, environmental, and industrial engineering. Performance indicators highlight a concentration of scientific output among a small group of institutions and countries, underscoring the presence of regional research hubs. Thematic analysis of author keywords </w:t>
      </w:r>
      <w:r w:rsidR="00016584">
        <w:rPr>
          <w:spacing w:val="-5"/>
          <w:sz w:val="20"/>
          <w:szCs w:val="20"/>
          <w:lang w:val="en-US"/>
        </w:rPr>
        <w:t>reveals</w:t>
      </w:r>
      <w:r w:rsidRPr="007C67EC">
        <w:rPr>
          <w:spacing w:val="-5"/>
          <w:sz w:val="20"/>
          <w:szCs w:val="20"/>
          <w:lang w:val="en-US"/>
        </w:rPr>
        <w:t xml:space="preserve"> recurring areas</w:t>
      </w:r>
      <w:r w:rsidR="00016584">
        <w:rPr>
          <w:spacing w:val="-5"/>
          <w:sz w:val="20"/>
          <w:szCs w:val="20"/>
          <w:lang w:val="en-US"/>
        </w:rPr>
        <w:t>,</w:t>
      </w:r>
      <w:r w:rsidRPr="007C67EC">
        <w:rPr>
          <w:spacing w:val="-5"/>
          <w:sz w:val="20"/>
          <w:szCs w:val="20"/>
          <w:lang w:val="en-US"/>
        </w:rPr>
        <w:t xml:space="preserve"> </w:t>
      </w:r>
      <w:r w:rsidR="00016584">
        <w:rPr>
          <w:spacing w:val="-5"/>
          <w:sz w:val="20"/>
          <w:szCs w:val="20"/>
          <w:lang w:val="en-US"/>
        </w:rPr>
        <w:t>including</w:t>
      </w:r>
      <w:r w:rsidRPr="007C67EC">
        <w:rPr>
          <w:spacing w:val="-5"/>
          <w:sz w:val="20"/>
          <w:szCs w:val="20"/>
          <w:lang w:val="en-US"/>
        </w:rPr>
        <w:t xml:space="preserve"> sustainability, </w:t>
      </w:r>
      <w:r w:rsidRPr="007C67EC">
        <w:rPr>
          <w:spacing w:val="-5"/>
          <w:sz w:val="20"/>
          <w:szCs w:val="20"/>
          <w:lang w:val="en-US"/>
        </w:rPr>
        <w:t xml:space="preserve">materials science, and energy, </w:t>
      </w:r>
      <w:del w:id="264" w:author="Juan David Velasquez" w:date="2025-11-29T18:11:00Z" w16du:dateUtc="2025-11-29T23:11:00Z">
        <w:r w:rsidRPr="007C67EC" w:rsidDel="003F093A">
          <w:rPr>
            <w:spacing w:val="-5"/>
            <w:sz w:val="20"/>
            <w:szCs w:val="20"/>
            <w:lang w:val="en-US"/>
          </w:rPr>
          <w:delText>while also</w:delText>
        </w:r>
      </w:del>
      <w:ins w:id="265" w:author="Juan David Velasquez" w:date="2025-11-29T18:11:00Z" w16du:dateUtc="2025-11-29T23:11:00Z">
        <w:r w:rsidR="003F093A">
          <w:rPr>
            <w:spacing w:val="-5"/>
            <w:sz w:val="20"/>
            <w:szCs w:val="20"/>
            <w:lang w:val="en-US"/>
          </w:rPr>
          <w:t>and</w:t>
        </w:r>
      </w:ins>
      <w:r w:rsidRPr="007C67EC">
        <w:rPr>
          <w:spacing w:val="-5"/>
          <w:sz w:val="20"/>
          <w:szCs w:val="20"/>
          <w:lang w:val="en-US"/>
        </w:rPr>
        <w:t xml:space="preserve"> </w:t>
      </w:r>
      <w:del w:id="266" w:author="Juan David Velasquez" w:date="2025-11-29T18:11:00Z" w16du:dateUtc="2025-11-29T23:11:00Z">
        <w:r w:rsidR="00016584" w:rsidDel="003F093A">
          <w:rPr>
            <w:spacing w:val="-5"/>
            <w:sz w:val="20"/>
            <w:szCs w:val="20"/>
            <w:lang w:val="en-US"/>
          </w:rPr>
          <w:delText>highlight</w:delText>
        </w:r>
        <w:r w:rsidRPr="007C67EC" w:rsidDel="003F093A">
          <w:rPr>
            <w:spacing w:val="-5"/>
            <w:sz w:val="20"/>
            <w:szCs w:val="20"/>
            <w:lang w:val="en-US"/>
          </w:rPr>
          <w:delText xml:space="preserve">ing </w:delText>
        </w:r>
      </w:del>
      <w:ins w:id="267" w:author="Juan David Velasquez" w:date="2025-11-29T18:11:00Z" w16du:dateUtc="2025-11-29T23:11:00Z">
        <w:r w:rsidR="003F093A">
          <w:rPr>
            <w:spacing w:val="-5"/>
            <w:sz w:val="20"/>
            <w:szCs w:val="20"/>
            <w:lang w:val="en-US"/>
          </w:rPr>
          <w:t>highlight</w:t>
        </w:r>
        <w:r w:rsidR="003F093A">
          <w:rPr>
            <w:spacing w:val="-5"/>
            <w:sz w:val="20"/>
            <w:szCs w:val="20"/>
            <w:lang w:val="en-US"/>
          </w:rPr>
          <w:t>s</w:t>
        </w:r>
        <w:r w:rsidR="003F093A" w:rsidRPr="007C67EC">
          <w:rPr>
            <w:spacing w:val="-5"/>
            <w:sz w:val="20"/>
            <w:szCs w:val="20"/>
            <w:lang w:val="en-US"/>
          </w:rPr>
          <w:t xml:space="preserve"> </w:t>
        </w:r>
      </w:ins>
      <w:r w:rsidRPr="007C67EC">
        <w:rPr>
          <w:spacing w:val="-5"/>
          <w:sz w:val="20"/>
          <w:szCs w:val="20"/>
          <w:lang w:val="en-US"/>
        </w:rPr>
        <w:t xml:space="preserve">inconsistencies in terminological usage across journals. Correlation networks based on keywords and citations reveal both thematic proximities and intellectual communities, with co-citation and bibliographic coupling patterns indicating shared epistemic foundations. </w:t>
      </w:r>
      <w:r w:rsidR="00CC18BB" w:rsidRPr="00CC18BB">
        <w:rPr>
          <w:spacing w:val="-5"/>
          <w:sz w:val="20"/>
          <w:szCs w:val="20"/>
          <w:lang w:val="en-US"/>
        </w:rPr>
        <w:t xml:space="preserve">Using keyword co-occurrence analysis, we identified eight dominant themes that reflect the diversity and priorities of engineering research in Latin America, </w:t>
      </w:r>
      <w:r w:rsidR="00CC18BB">
        <w:rPr>
          <w:spacing w:val="-5"/>
          <w:sz w:val="20"/>
          <w:szCs w:val="20"/>
          <w:lang w:val="en-US"/>
        </w:rPr>
        <w:t>encompass</w:t>
      </w:r>
      <w:r w:rsidR="00CC18BB" w:rsidRPr="00CC18BB">
        <w:rPr>
          <w:spacing w:val="-5"/>
          <w:sz w:val="20"/>
          <w:szCs w:val="20"/>
          <w:lang w:val="en-US"/>
        </w:rPr>
        <w:t xml:space="preserve">ing </w:t>
      </w:r>
      <w:r w:rsidR="00CC18BB">
        <w:rPr>
          <w:spacing w:val="-5"/>
          <w:sz w:val="20"/>
          <w:szCs w:val="20"/>
          <w:lang w:val="en-US"/>
        </w:rPr>
        <w:t>topics</w:t>
      </w:r>
      <w:r w:rsidR="00CC18BB" w:rsidRPr="00CC18BB">
        <w:rPr>
          <w:spacing w:val="-5"/>
          <w:sz w:val="20"/>
          <w:szCs w:val="20"/>
          <w:lang w:val="en-US"/>
        </w:rPr>
        <w:t xml:space="preserve"> su</w:t>
      </w:r>
      <w:r w:rsidR="00CC18BB">
        <w:rPr>
          <w:spacing w:val="-5"/>
          <w:sz w:val="20"/>
          <w:szCs w:val="20"/>
          <w:lang w:val="en-US"/>
        </w:rPr>
        <w:t>ch as</w:t>
      </w:r>
      <w:r w:rsidR="00CC18BB" w:rsidRPr="00CC18BB">
        <w:rPr>
          <w:spacing w:val="-5"/>
          <w:sz w:val="20"/>
          <w:szCs w:val="20"/>
          <w:lang w:val="en-US"/>
        </w:rPr>
        <w:t xml:space="preserve"> </w:t>
      </w:r>
      <w:r w:rsidR="00CC18BB">
        <w:rPr>
          <w:spacing w:val="-5"/>
          <w:sz w:val="20"/>
          <w:szCs w:val="20"/>
          <w:lang w:val="en-US"/>
        </w:rPr>
        <w:t>sustainability,</w:t>
      </w:r>
      <w:r w:rsidR="00CC18BB" w:rsidRPr="00CC18BB">
        <w:rPr>
          <w:spacing w:val="-5"/>
          <w:sz w:val="20"/>
          <w:szCs w:val="20"/>
          <w:lang w:val="en-US"/>
        </w:rPr>
        <w:t xml:space="preserve"> public health</w:t>
      </w:r>
      <w:r w:rsidR="00CC18BB">
        <w:rPr>
          <w:spacing w:val="-5"/>
          <w:sz w:val="20"/>
          <w:szCs w:val="20"/>
          <w:lang w:val="en-US"/>
        </w:rPr>
        <w:t>,</w:t>
      </w:r>
      <w:r w:rsidR="00CC18BB" w:rsidRPr="00CC18BB">
        <w:rPr>
          <w:spacing w:val="-5"/>
          <w:sz w:val="20"/>
          <w:szCs w:val="20"/>
          <w:lang w:val="en-US"/>
        </w:rPr>
        <w:t xml:space="preserve"> data-driven technologies</w:t>
      </w:r>
      <w:r w:rsidR="00CC18BB">
        <w:rPr>
          <w:spacing w:val="-5"/>
          <w:sz w:val="20"/>
          <w:szCs w:val="20"/>
          <w:lang w:val="en-US"/>
        </w:rPr>
        <w:t>,</w:t>
      </w:r>
      <w:r w:rsidR="00CC18BB" w:rsidRPr="00CC18BB">
        <w:rPr>
          <w:spacing w:val="-5"/>
          <w:sz w:val="20"/>
          <w:szCs w:val="20"/>
          <w:lang w:val="en-US"/>
        </w:rPr>
        <w:t xml:space="preserve"> and core engineering domains.</w:t>
      </w:r>
      <w:r w:rsidR="00CC18BB">
        <w:rPr>
          <w:spacing w:val="-5"/>
          <w:sz w:val="20"/>
          <w:szCs w:val="20"/>
          <w:lang w:val="en-US"/>
        </w:rPr>
        <w:t xml:space="preserve"> </w:t>
      </w:r>
      <w:r w:rsidRPr="007C67EC">
        <w:rPr>
          <w:spacing w:val="-5"/>
          <w:sz w:val="20"/>
          <w:szCs w:val="20"/>
          <w:lang w:val="en-US"/>
        </w:rPr>
        <w:t xml:space="preserve">The findings confirm </w:t>
      </w:r>
      <w:del w:id="268" w:author="Juan David Velasquez" w:date="2025-11-29T18:12:00Z" w16du:dateUtc="2025-11-29T23:12:00Z">
        <w:r w:rsidRPr="007C67EC" w:rsidDel="00005E3E">
          <w:rPr>
            <w:spacing w:val="-5"/>
            <w:sz w:val="20"/>
            <w:szCs w:val="20"/>
            <w:lang w:val="en-US"/>
          </w:rPr>
          <w:delText>the</w:delText>
        </w:r>
      </w:del>
      <w:proofErr w:type="spellStart"/>
      <w:ins w:id="269" w:author="Juan David Velasquez" w:date="2025-11-29T18:12:00Z" w16du:dateUtc="2025-11-29T23:12:00Z">
        <w:r w:rsidR="00005E3E">
          <w:rPr>
            <w:spacing w:val="-5"/>
            <w:sz w:val="20"/>
            <w:szCs w:val="20"/>
            <w:lang w:val="en-US"/>
          </w:rPr>
          <w:t>SciELO's</w:t>
        </w:r>
      </w:ins>
      <w:proofErr w:type="spellEnd"/>
      <w:r w:rsidRPr="007C67EC">
        <w:rPr>
          <w:spacing w:val="-5"/>
          <w:sz w:val="20"/>
          <w:szCs w:val="20"/>
          <w:lang w:val="en-US"/>
        </w:rPr>
        <w:t xml:space="preserve"> strategic role </w:t>
      </w:r>
      <w:del w:id="270" w:author="Juan David Velasquez" w:date="2025-11-29T18:12:00Z" w16du:dateUtc="2025-11-29T23:12:00Z">
        <w:r w:rsidRPr="007C67EC" w:rsidDel="00005E3E">
          <w:rPr>
            <w:spacing w:val="-5"/>
            <w:sz w:val="20"/>
            <w:szCs w:val="20"/>
            <w:lang w:val="en-US"/>
          </w:rPr>
          <w:delText xml:space="preserve">of SciELO </w:delText>
        </w:r>
      </w:del>
      <w:r w:rsidRPr="007C67EC">
        <w:rPr>
          <w:spacing w:val="-5"/>
          <w:sz w:val="20"/>
          <w:szCs w:val="20"/>
          <w:lang w:val="en-US"/>
        </w:rPr>
        <w:t xml:space="preserve">in enhancing regional visibility and suggest that journals with stronger thematic focus and inter-journal connectivity tend to achieve greater integration in the global scientific landscape. Ultimately, this bibliometric mapping highlights the evolving structure and knowledge production patterns of Latin American engineering research, </w:t>
      </w:r>
      <w:r w:rsidR="00CC18BB">
        <w:rPr>
          <w:spacing w:val="-5"/>
          <w:sz w:val="20"/>
          <w:szCs w:val="20"/>
          <w:lang w:val="en-US"/>
        </w:rPr>
        <w:t xml:space="preserve">providing valuable guidance for scholars, journal editors, and policymakers seeking to strengthen regional scientific communication and enhance </w:t>
      </w:r>
      <w:r w:rsidR="005E0185">
        <w:rPr>
          <w:spacing w:val="-5"/>
          <w:sz w:val="20"/>
          <w:szCs w:val="20"/>
          <w:lang w:val="en-US"/>
        </w:rPr>
        <w:t xml:space="preserve">the </w:t>
      </w:r>
      <w:r w:rsidR="00CC18BB">
        <w:rPr>
          <w:spacing w:val="-5"/>
          <w:sz w:val="20"/>
          <w:szCs w:val="20"/>
          <w:lang w:val="en-US"/>
        </w:rPr>
        <w:t>international</w:t>
      </w:r>
      <w:r w:rsidRPr="007C67EC">
        <w:rPr>
          <w:spacing w:val="-5"/>
          <w:sz w:val="20"/>
          <w:szCs w:val="20"/>
          <w:lang w:val="en-US"/>
        </w:rPr>
        <w:t xml:space="preserve"> relevance</w:t>
      </w:r>
      <w:r w:rsidR="005E0185">
        <w:rPr>
          <w:spacing w:val="-5"/>
          <w:sz w:val="20"/>
          <w:szCs w:val="20"/>
          <w:lang w:val="en-US"/>
        </w:rPr>
        <w:t xml:space="preserve"> of their work</w:t>
      </w:r>
      <w:r w:rsidRPr="007C67EC">
        <w:rPr>
          <w:spacing w:val="-5"/>
          <w:sz w:val="20"/>
          <w:szCs w:val="20"/>
          <w:lang w:val="en-US"/>
        </w:rPr>
        <w:t>.</w:t>
      </w:r>
    </w:p>
    <w:p w14:paraId="17CDEE4A" w14:textId="5CEFB6AE" w:rsidR="007E49DF" w:rsidRDefault="007E49DF" w:rsidP="000A6D6A">
      <w:pPr>
        <w:ind w:firstLine="284"/>
        <w:rPr>
          <w:spacing w:val="-5"/>
          <w:sz w:val="20"/>
          <w:szCs w:val="20"/>
          <w:lang w:val="en-US"/>
        </w:rPr>
      </w:pPr>
      <w:ins w:id="271" w:author="Juan David Velasquez" w:date="2025-11-29T17:39:00Z" w16du:dateUtc="2025-11-29T22:39:00Z">
        <w:r w:rsidRPr="007E49DF">
          <w:rPr>
            <w:spacing w:val="-5"/>
            <w:sz w:val="20"/>
            <w:szCs w:val="20"/>
            <w:lang w:val="en-US"/>
          </w:rPr>
          <w:t xml:space="preserve">For authors, the results highlight where thematic opportunities and visibility gaps exist across journals, helping align research topics with regional and global impact areas. For editors, the structural and thematic maps provide actionable insights to refine journal scope, strengthen interdisciplinary positioning, and enhance citation connectivity. For policymakers, the findings offer evidence to guide investment in emerging research fronts, support regional collaboration networks, and reinforce </w:t>
        </w:r>
        <w:proofErr w:type="spellStart"/>
        <w:r w:rsidRPr="007E49DF">
          <w:rPr>
            <w:spacing w:val="-5"/>
            <w:sz w:val="20"/>
            <w:szCs w:val="20"/>
            <w:lang w:val="en-US"/>
          </w:rPr>
          <w:t>SciELO’s</w:t>
        </w:r>
        <w:proofErr w:type="spellEnd"/>
        <w:r w:rsidRPr="007E49DF">
          <w:rPr>
            <w:spacing w:val="-5"/>
            <w:sz w:val="20"/>
            <w:szCs w:val="20"/>
            <w:lang w:val="en-US"/>
          </w:rPr>
          <w:t xml:space="preserve"> strategic role in scientific capacity-building.</w:t>
        </w:r>
      </w:ins>
    </w:p>
    <w:p w14:paraId="118F0223" w14:textId="77777777" w:rsidR="0053226E" w:rsidRDefault="0053226E" w:rsidP="008A1F05">
      <w:pPr>
        <w:ind w:firstLine="284"/>
        <w:rPr>
          <w:spacing w:val="-5"/>
          <w:sz w:val="20"/>
          <w:szCs w:val="20"/>
          <w:lang w:val="en-US"/>
        </w:rPr>
      </w:pPr>
    </w:p>
    <w:p w14:paraId="775B990E" w14:textId="7C3E11EF" w:rsidR="0053226E" w:rsidRDefault="0053226E" w:rsidP="0053226E">
      <w:pPr>
        <w:pStyle w:val="Ttulo1"/>
        <w:numPr>
          <w:ilvl w:val="0"/>
          <w:numId w:val="0"/>
        </w:numPr>
        <w:ind w:left="142" w:hanging="142"/>
      </w:pPr>
      <w:r w:rsidRPr="0053226E">
        <w:t>References</w:t>
      </w:r>
    </w:p>
    <w:p w14:paraId="294CF419" w14:textId="77777777" w:rsidR="0053226E" w:rsidRDefault="0053226E" w:rsidP="0053226E">
      <w:pPr>
        <w:rPr>
          <w:spacing w:val="-5"/>
          <w:sz w:val="20"/>
          <w:szCs w:val="20"/>
          <w:lang w:val="en-US"/>
        </w:rPr>
      </w:pPr>
    </w:p>
    <w:p w14:paraId="0E1EA75C" w14:textId="77777777" w:rsidR="00CB798B" w:rsidRPr="00B95275" w:rsidRDefault="006E38BF" w:rsidP="00B95275">
      <w:pPr>
        <w:pStyle w:val="Bibliografa"/>
        <w:ind w:left="426" w:hanging="426"/>
        <w:rPr>
          <w:rFonts w:eastAsiaTheme="minorHAnsi"/>
          <w:sz w:val="16"/>
          <w:szCs w:val="16"/>
          <w:lang w:val="es-MX" w:eastAsia="en-US"/>
        </w:rPr>
      </w:pPr>
      <w:r w:rsidRPr="00B95275">
        <w:rPr>
          <w:spacing w:val="-5"/>
          <w:sz w:val="16"/>
          <w:szCs w:val="16"/>
          <w:lang w:val="en-US"/>
        </w:rPr>
        <w:fldChar w:fldCharType="begin"/>
      </w:r>
      <w:r w:rsidRPr="00B95275">
        <w:rPr>
          <w:spacing w:val="-5"/>
          <w:sz w:val="16"/>
          <w:szCs w:val="16"/>
          <w:lang w:val="en-US"/>
        </w:rPr>
        <w:instrText xml:space="preserve"> ADDIN ZOTERO_BIBL {"uncited":[],"omitted":[],"custom":[]} CSL_BIBLIOGRAPHY </w:instrText>
      </w:r>
      <w:r w:rsidRPr="00B95275">
        <w:rPr>
          <w:spacing w:val="-5"/>
          <w:sz w:val="16"/>
          <w:szCs w:val="16"/>
          <w:lang w:val="en-US"/>
        </w:rPr>
        <w:fldChar w:fldCharType="separate"/>
      </w:r>
      <w:r w:rsidR="00CB798B" w:rsidRPr="00B95275">
        <w:rPr>
          <w:rFonts w:eastAsiaTheme="minorHAnsi"/>
          <w:sz w:val="16"/>
          <w:szCs w:val="16"/>
          <w:lang w:val="es-MX" w:eastAsia="en-US"/>
        </w:rPr>
        <w:t>[1]</w:t>
      </w:r>
      <w:r w:rsidR="00CB798B" w:rsidRPr="00B95275">
        <w:rPr>
          <w:rFonts w:eastAsiaTheme="minorHAnsi"/>
          <w:sz w:val="16"/>
          <w:szCs w:val="16"/>
          <w:lang w:val="es-MX" w:eastAsia="en-US"/>
        </w:rPr>
        <w:tab/>
        <w:t xml:space="preserve">A. L. Packer </w:t>
      </w:r>
      <w:r w:rsidR="00CB798B" w:rsidRPr="00B95275">
        <w:rPr>
          <w:rFonts w:eastAsiaTheme="minorHAnsi"/>
          <w:i/>
          <w:iCs/>
          <w:sz w:val="16"/>
          <w:szCs w:val="16"/>
          <w:lang w:val="es-MX" w:eastAsia="en-US"/>
        </w:rPr>
        <w:t>et al.</w:t>
      </w:r>
      <w:r w:rsidR="00CB798B" w:rsidRPr="00B95275">
        <w:rPr>
          <w:rFonts w:eastAsiaTheme="minorHAnsi"/>
          <w:sz w:val="16"/>
          <w:szCs w:val="16"/>
          <w:lang w:val="es-MX" w:eastAsia="en-US"/>
        </w:rPr>
        <w:t xml:space="preserve">, “SciELO: a methodology for electronic publishing,” </w:t>
      </w:r>
      <w:r w:rsidR="00CB798B" w:rsidRPr="00B95275">
        <w:rPr>
          <w:rFonts w:eastAsiaTheme="minorHAnsi"/>
          <w:i/>
          <w:iCs/>
          <w:sz w:val="16"/>
          <w:szCs w:val="16"/>
          <w:lang w:val="es-MX" w:eastAsia="en-US"/>
        </w:rPr>
        <w:t>Ciência da informação</w:t>
      </w:r>
      <w:r w:rsidR="00CB798B" w:rsidRPr="00B95275">
        <w:rPr>
          <w:rFonts w:eastAsiaTheme="minorHAnsi"/>
          <w:sz w:val="16"/>
          <w:szCs w:val="16"/>
          <w:lang w:val="es-MX" w:eastAsia="en-US"/>
        </w:rPr>
        <w:t>, vol. 27, p. nd-nd, 1998.</w:t>
      </w:r>
    </w:p>
    <w:p w14:paraId="49073EC0"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w:t>
      </w:r>
      <w:r w:rsidRPr="00B95275">
        <w:rPr>
          <w:rFonts w:eastAsiaTheme="minorHAnsi"/>
          <w:sz w:val="16"/>
          <w:szCs w:val="16"/>
          <w:lang w:val="es-MX" w:eastAsia="en-US"/>
        </w:rPr>
        <w:tab/>
        <w:t>E. Schultes, “SciELO 25: A reflection on technologies enabling accessibility.” SAGE Publications Sage UK: London, England, 2024.</w:t>
      </w:r>
    </w:p>
    <w:p w14:paraId="35FF2CC8"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w:t>
      </w:r>
      <w:r w:rsidRPr="00B95275">
        <w:rPr>
          <w:rFonts w:eastAsiaTheme="minorHAnsi"/>
          <w:sz w:val="16"/>
          <w:szCs w:val="16"/>
          <w:lang w:val="es-MX" w:eastAsia="en-US"/>
        </w:rPr>
        <w:tab/>
        <w:t xml:space="preserve">F. Beigel, A. L. Packer, O. Gallardo, and M. Salatino, “OLIVA: The Scientific output in journals edited in Latin America. Disciplinary Diversity, Institutional Collaboration, and Multilingualism in SciELO and Redalyc (1995-2018),” </w:t>
      </w:r>
      <w:r w:rsidRPr="00B95275">
        <w:rPr>
          <w:rFonts w:eastAsiaTheme="minorHAnsi"/>
          <w:i/>
          <w:iCs/>
          <w:sz w:val="16"/>
          <w:szCs w:val="16"/>
          <w:lang w:val="es-MX" w:eastAsia="en-US"/>
        </w:rPr>
        <w:t>Dados</w:t>
      </w:r>
      <w:r w:rsidRPr="00B95275">
        <w:rPr>
          <w:rFonts w:eastAsiaTheme="minorHAnsi"/>
          <w:sz w:val="16"/>
          <w:szCs w:val="16"/>
          <w:lang w:val="es-MX" w:eastAsia="en-US"/>
        </w:rPr>
        <w:t>, vol. 67, no. 1, 2024, doi: 10.1590/dados.2024.67.1.307x.</w:t>
      </w:r>
    </w:p>
    <w:p w14:paraId="1965D71D"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w:t>
      </w:r>
      <w:r w:rsidRPr="00B95275">
        <w:rPr>
          <w:rFonts w:eastAsiaTheme="minorHAnsi"/>
          <w:sz w:val="16"/>
          <w:szCs w:val="16"/>
          <w:lang w:val="es-MX" w:eastAsia="en-US"/>
        </w:rPr>
        <w:tab/>
        <w:t xml:space="preserve">A. A. Abadía, “Number of references in scientific production. An approximation to its evolution based on the journals included in SciELO Colombia,” </w:t>
      </w:r>
      <w:r w:rsidRPr="00B95275">
        <w:rPr>
          <w:rFonts w:eastAsiaTheme="minorHAnsi"/>
          <w:i/>
          <w:iCs/>
          <w:sz w:val="16"/>
          <w:szCs w:val="16"/>
          <w:lang w:val="es-MX" w:eastAsia="en-US"/>
        </w:rPr>
        <w:t>Revista Espanola de Documentacion Cientifica</w:t>
      </w:r>
      <w:r w:rsidRPr="00B95275">
        <w:rPr>
          <w:rFonts w:eastAsiaTheme="minorHAnsi"/>
          <w:sz w:val="16"/>
          <w:szCs w:val="16"/>
          <w:lang w:val="es-MX" w:eastAsia="en-US"/>
        </w:rPr>
        <w:t>, vol. 47, no. 2, 2024, doi: 10.3989/redc.2023.2.1462.</w:t>
      </w:r>
    </w:p>
    <w:p w14:paraId="72FA40EF"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w:t>
      </w:r>
      <w:r w:rsidRPr="00B95275">
        <w:rPr>
          <w:rFonts w:eastAsiaTheme="minorHAnsi"/>
          <w:sz w:val="16"/>
          <w:szCs w:val="16"/>
          <w:lang w:val="es-MX" w:eastAsia="en-US"/>
        </w:rPr>
        <w:tab/>
        <w:t xml:space="preserve">R. Meneghini, R. Mugnaini, and A. L. Packer, “International versus national oriented Brazilian scientific journals. A scientometric analysis based on SciELO and JCR-ISI databases,” </w:t>
      </w:r>
      <w:r w:rsidRPr="00B95275">
        <w:rPr>
          <w:rFonts w:eastAsiaTheme="minorHAnsi"/>
          <w:i/>
          <w:iCs/>
          <w:sz w:val="16"/>
          <w:szCs w:val="16"/>
          <w:lang w:val="es-MX" w:eastAsia="en-US"/>
        </w:rPr>
        <w:t>Scientometrics</w:t>
      </w:r>
      <w:r w:rsidRPr="00B95275">
        <w:rPr>
          <w:rFonts w:eastAsiaTheme="minorHAnsi"/>
          <w:sz w:val="16"/>
          <w:szCs w:val="16"/>
          <w:lang w:val="es-MX" w:eastAsia="en-US"/>
        </w:rPr>
        <w:t>, vol. 69, no. 3, pp. 529–538, 2006.</w:t>
      </w:r>
    </w:p>
    <w:p w14:paraId="059A0305"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[6]</w:t>
      </w:r>
      <w:r w:rsidRPr="00B95275">
        <w:rPr>
          <w:rFonts w:eastAsiaTheme="minorHAnsi"/>
          <w:sz w:val="16"/>
          <w:szCs w:val="16"/>
          <w:lang w:val="es-MX" w:eastAsia="en-US"/>
        </w:rPr>
        <w:tab/>
        <w:t xml:space="preserve">F. Collazo-Reyes, “Growth of the number of indexed journals of Latin America and the Caribbean: the effect on the impact of each country,” </w:t>
      </w:r>
      <w:r w:rsidRPr="00B95275">
        <w:rPr>
          <w:rFonts w:eastAsiaTheme="minorHAnsi"/>
          <w:i/>
          <w:iCs/>
          <w:sz w:val="16"/>
          <w:szCs w:val="16"/>
          <w:lang w:val="es-MX" w:eastAsia="en-US"/>
        </w:rPr>
        <w:t>Scientometrics</w:t>
      </w:r>
      <w:r w:rsidRPr="00B95275">
        <w:rPr>
          <w:rFonts w:eastAsiaTheme="minorHAnsi"/>
          <w:sz w:val="16"/>
          <w:szCs w:val="16"/>
          <w:lang w:val="es-MX" w:eastAsia="en-US"/>
        </w:rPr>
        <w:t>, vol. 98, pp. 197–209, 2014.</w:t>
      </w:r>
    </w:p>
    <w:p w14:paraId="00728367"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[7]</w:t>
      </w:r>
      <w:r w:rsidRPr="00B95275">
        <w:rPr>
          <w:rFonts w:eastAsiaTheme="minorHAnsi"/>
          <w:sz w:val="16"/>
          <w:szCs w:val="16"/>
          <w:lang w:val="es-MX" w:eastAsia="en-US"/>
        </w:rPr>
        <w:tab/>
        <w:t xml:space="preserve">M. Aria and C. Cuccurullo, “bibliometrix: An R-tool for comprehensive science mapping analysis,” </w:t>
      </w:r>
      <w:r w:rsidRPr="00B95275">
        <w:rPr>
          <w:rFonts w:eastAsiaTheme="minorHAnsi"/>
          <w:i/>
          <w:iCs/>
          <w:sz w:val="16"/>
          <w:szCs w:val="16"/>
          <w:lang w:val="es-MX" w:eastAsia="en-US"/>
        </w:rPr>
        <w:t>Journal of informetrics</w:t>
      </w:r>
      <w:r w:rsidRPr="00B95275">
        <w:rPr>
          <w:rFonts w:eastAsiaTheme="minorHAnsi"/>
          <w:sz w:val="16"/>
          <w:szCs w:val="16"/>
          <w:lang w:val="es-MX" w:eastAsia="en-US"/>
        </w:rPr>
        <w:t>, vol. 11, no. 4, pp. 959–975, 2017.</w:t>
      </w:r>
    </w:p>
    <w:p w14:paraId="4427BCD1"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[8]</w:t>
      </w:r>
      <w:r w:rsidRPr="00B95275">
        <w:rPr>
          <w:rFonts w:eastAsiaTheme="minorHAnsi"/>
          <w:sz w:val="16"/>
          <w:szCs w:val="16"/>
          <w:lang w:val="es-MX" w:eastAsia="en-US"/>
        </w:rPr>
        <w:tab/>
        <w:t xml:space="preserve">N. Donthu, S. Kumar, D. Mukherjee, N. Pandey, and W. M. Lim, “How to conduct a bibliometric analysis: An overview and guidelines,” </w:t>
      </w:r>
      <w:r w:rsidRPr="00B95275">
        <w:rPr>
          <w:rFonts w:eastAsiaTheme="minorHAnsi"/>
          <w:i/>
          <w:iCs/>
          <w:sz w:val="16"/>
          <w:szCs w:val="16"/>
          <w:lang w:val="es-MX" w:eastAsia="en-US"/>
        </w:rPr>
        <w:t>Journal of Business Research</w:t>
      </w:r>
      <w:r w:rsidRPr="00B95275">
        <w:rPr>
          <w:rFonts w:eastAsiaTheme="minorHAnsi"/>
          <w:sz w:val="16"/>
          <w:szCs w:val="16"/>
          <w:lang w:val="es-MX" w:eastAsia="en-US"/>
        </w:rPr>
        <w:t>, vol. 133, pp. 285–296, 2021, doi: https://doi.org/10.1016/j.jbusres.2021.04.070.</w:t>
      </w:r>
    </w:p>
    <w:p w14:paraId="438372D2"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[9]</w:t>
      </w:r>
      <w:r w:rsidRPr="00B95275">
        <w:rPr>
          <w:rFonts w:eastAsiaTheme="minorHAnsi"/>
          <w:sz w:val="16"/>
          <w:szCs w:val="16"/>
          <w:lang w:val="es-MX" w:eastAsia="en-US"/>
        </w:rPr>
        <w:tab/>
        <w:t xml:space="preserve">M. J. Page </w:t>
      </w:r>
      <w:r w:rsidRPr="00B95275">
        <w:rPr>
          <w:rFonts w:eastAsiaTheme="minorHAnsi"/>
          <w:i/>
          <w:iCs/>
          <w:sz w:val="16"/>
          <w:szCs w:val="16"/>
          <w:lang w:val="es-MX" w:eastAsia="en-US"/>
        </w:rPr>
        <w:t>et al.</w:t>
      </w:r>
      <w:r w:rsidRPr="00B95275">
        <w:rPr>
          <w:rFonts w:eastAsiaTheme="minorHAnsi"/>
          <w:sz w:val="16"/>
          <w:szCs w:val="16"/>
          <w:lang w:val="es-MX" w:eastAsia="en-US"/>
        </w:rPr>
        <w:t xml:space="preserve">, “The PRISMA 2020 statement: an updated guideline for reporting systematic reviews,” </w:t>
      </w:r>
      <w:r w:rsidRPr="00B95275">
        <w:rPr>
          <w:rFonts w:eastAsiaTheme="minorHAnsi"/>
          <w:i/>
          <w:iCs/>
          <w:sz w:val="16"/>
          <w:szCs w:val="16"/>
          <w:lang w:val="es-MX" w:eastAsia="en-US"/>
        </w:rPr>
        <w:t>BMJ</w:t>
      </w:r>
      <w:r w:rsidRPr="00B95275">
        <w:rPr>
          <w:rFonts w:eastAsiaTheme="minorHAnsi"/>
          <w:sz w:val="16"/>
          <w:szCs w:val="16"/>
          <w:lang w:val="es-MX" w:eastAsia="en-US"/>
        </w:rPr>
        <w:t>, vol. 372, p. n71, Mar. 2021, doi: 10.1136/bmj.n71.</w:t>
      </w:r>
    </w:p>
    <w:p w14:paraId="24D8BFE0"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[10]</w:t>
      </w:r>
      <w:r w:rsidRPr="00B95275">
        <w:rPr>
          <w:rFonts w:eastAsiaTheme="minorHAnsi"/>
          <w:sz w:val="16"/>
          <w:szCs w:val="16"/>
          <w:lang w:val="es-MX" w:eastAsia="en-US"/>
        </w:rPr>
        <w:tab/>
        <w:t xml:space="preserve">I. Zupic and T. Čater, “Bibliometric Methods in Management and Organization,” </w:t>
      </w:r>
      <w:r w:rsidRPr="00B95275">
        <w:rPr>
          <w:rFonts w:eastAsiaTheme="minorHAnsi"/>
          <w:i/>
          <w:iCs/>
          <w:sz w:val="16"/>
          <w:szCs w:val="16"/>
          <w:lang w:val="es-MX" w:eastAsia="en-US"/>
        </w:rPr>
        <w:t>Organizational Research Methods</w:t>
      </w:r>
      <w:r w:rsidRPr="00B95275">
        <w:rPr>
          <w:rFonts w:eastAsiaTheme="minorHAnsi"/>
          <w:sz w:val="16"/>
          <w:szCs w:val="16"/>
          <w:lang w:val="es-MX" w:eastAsia="en-US"/>
        </w:rPr>
        <w:t>, vol. 18, no. 3, pp. 429–472, 2015, doi: 10.1177/1094428114562629.</w:t>
      </w:r>
    </w:p>
    <w:p w14:paraId="2A45C932"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lastRenderedPageBreak/>
        <w:t>[11]</w:t>
      </w:r>
      <w:r w:rsidRPr="00B95275">
        <w:rPr>
          <w:rFonts w:eastAsiaTheme="minorHAnsi"/>
          <w:sz w:val="16"/>
          <w:szCs w:val="16"/>
          <w:lang w:val="es-MX" w:eastAsia="en-US"/>
        </w:rPr>
        <w:tab/>
        <w:t xml:space="preserve">B. Kitchenham, “Procedures for performing systematic reviews,” </w:t>
      </w:r>
      <w:r w:rsidRPr="00B95275">
        <w:rPr>
          <w:rFonts w:eastAsiaTheme="minorHAnsi"/>
          <w:i/>
          <w:iCs/>
          <w:sz w:val="16"/>
          <w:szCs w:val="16"/>
          <w:lang w:val="es-MX" w:eastAsia="en-US"/>
        </w:rPr>
        <w:t>Keele, UK, Keele University</w:t>
      </w:r>
      <w:r w:rsidRPr="00B95275">
        <w:rPr>
          <w:rFonts w:eastAsiaTheme="minorHAnsi"/>
          <w:sz w:val="16"/>
          <w:szCs w:val="16"/>
          <w:lang w:val="es-MX" w:eastAsia="en-US"/>
        </w:rPr>
        <w:t>, vol. 33, no. 2004, pp. 1–26, 2004.</w:t>
      </w:r>
    </w:p>
    <w:p w14:paraId="52444E51"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[12]</w:t>
      </w:r>
      <w:r w:rsidRPr="00B95275">
        <w:rPr>
          <w:rFonts w:eastAsiaTheme="minorHAnsi"/>
          <w:sz w:val="16"/>
          <w:szCs w:val="16"/>
          <w:lang w:val="es-MX" w:eastAsia="en-US"/>
        </w:rPr>
        <w:tab/>
        <w:t xml:space="preserve">B. Kitchenham, O. P. Brereton, D. Budgen, M. Turner, J. Bailey, and S. Linkman, “Systematic literature reviews in software engineering–a systematic literature review,” </w:t>
      </w:r>
      <w:r w:rsidRPr="00B95275">
        <w:rPr>
          <w:rFonts w:eastAsiaTheme="minorHAnsi"/>
          <w:i/>
          <w:iCs/>
          <w:sz w:val="16"/>
          <w:szCs w:val="16"/>
          <w:lang w:val="es-MX" w:eastAsia="en-US"/>
        </w:rPr>
        <w:t>Information and software technology</w:t>
      </w:r>
      <w:r w:rsidRPr="00B95275">
        <w:rPr>
          <w:rFonts w:eastAsiaTheme="minorHAnsi"/>
          <w:sz w:val="16"/>
          <w:szCs w:val="16"/>
          <w:lang w:val="es-MX" w:eastAsia="en-US"/>
        </w:rPr>
        <w:t>, vol. 51, no. 1, pp. 7–15, 2009.</w:t>
      </w:r>
    </w:p>
    <w:p w14:paraId="217D5A63"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[13]</w:t>
      </w:r>
      <w:r w:rsidRPr="00B95275">
        <w:rPr>
          <w:rFonts w:eastAsiaTheme="minorHAnsi"/>
          <w:sz w:val="16"/>
          <w:szCs w:val="16"/>
          <w:lang w:val="es-MX" w:eastAsia="en-US"/>
        </w:rPr>
        <w:tab/>
        <w:t xml:space="preserve">F. Collazo-Reyes, “Growth of the number of indexed journals of Latin America and the Caribbean: the effect on the impact of each country,” </w:t>
      </w:r>
      <w:r w:rsidRPr="00B95275">
        <w:rPr>
          <w:rFonts w:eastAsiaTheme="minorHAnsi"/>
          <w:i/>
          <w:iCs/>
          <w:sz w:val="16"/>
          <w:szCs w:val="16"/>
          <w:lang w:val="es-MX" w:eastAsia="en-US"/>
        </w:rPr>
        <w:t>Scientometrics</w:t>
      </w:r>
      <w:r w:rsidRPr="00B95275">
        <w:rPr>
          <w:rFonts w:eastAsiaTheme="minorHAnsi"/>
          <w:sz w:val="16"/>
          <w:szCs w:val="16"/>
          <w:lang w:val="es-MX" w:eastAsia="en-US"/>
        </w:rPr>
        <w:t>, vol. 98, pp. 197–209, 2014.</w:t>
      </w:r>
    </w:p>
    <w:p w14:paraId="61013D16"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[14]</w:t>
      </w:r>
      <w:r w:rsidRPr="00B95275">
        <w:rPr>
          <w:rFonts w:eastAsiaTheme="minorHAnsi"/>
          <w:sz w:val="16"/>
          <w:szCs w:val="16"/>
          <w:lang w:val="es-MX" w:eastAsia="en-US"/>
        </w:rPr>
        <w:tab/>
        <w:t xml:space="preserve">A. González-Teruel, G. González-Alcaide, M. Barrios, and M.-F. Abad-García, “Mapping recent information behavior research: an analysis of co-authorship and co-citation networks,” </w:t>
      </w:r>
      <w:r w:rsidRPr="00B95275">
        <w:rPr>
          <w:rFonts w:eastAsiaTheme="minorHAnsi"/>
          <w:i/>
          <w:iCs/>
          <w:sz w:val="16"/>
          <w:szCs w:val="16"/>
          <w:lang w:val="es-MX" w:eastAsia="en-US"/>
        </w:rPr>
        <w:t>Scientometrics</w:t>
      </w:r>
      <w:r w:rsidRPr="00B95275">
        <w:rPr>
          <w:rFonts w:eastAsiaTheme="minorHAnsi"/>
          <w:sz w:val="16"/>
          <w:szCs w:val="16"/>
          <w:lang w:val="es-MX" w:eastAsia="en-US"/>
        </w:rPr>
        <w:t>, vol. 103, pp. 687–705, 2015.</w:t>
      </w:r>
    </w:p>
    <w:p w14:paraId="07916CE2"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[15]</w:t>
      </w:r>
      <w:r w:rsidRPr="00B95275">
        <w:rPr>
          <w:rFonts w:eastAsiaTheme="minorHAnsi"/>
          <w:sz w:val="16"/>
          <w:szCs w:val="16"/>
          <w:lang w:val="es-MX" w:eastAsia="en-US"/>
        </w:rPr>
        <w:tab/>
        <w:t xml:space="preserve">W. E. Nwagwu, “Bibliographic coupling networks of global research on data literacy by documents, sources and authors,” </w:t>
      </w:r>
      <w:r w:rsidRPr="00B95275">
        <w:rPr>
          <w:rFonts w:eastAsiaTheme="minorHAnsi"/>
          <w:i/>
          <w:iCs/>
          <w:sz w:val="16"/>
          <w:szCs w:val="16"/>
          <w:lang w:val="es-MX" w:eastAsia="en-US"/>
        </w:rPr>
        <w:t>Journal of Librarianship and Information Science</w:t>
      </w:r>
      <w:r w:rsidRPr="00B95275">
        <w:rPr>
          <w:rFonts w:eastAsiaTheme="minorHAnsi"/>
          <w:sz w:val="16"/>
          <w:szCs w:val="16"/>
          <w:lang w:val="es-MX" w:eastAsia="en-US"/>
        </w:rPr>
        <w:t>, 2024, doi: 10.1177/09610006241252655.</w:t>
      </w:r>
    </w:p>
    <w:p w14:paraId="710ABF30"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[16]</w:t>
      </w:r>
      <w:r w:rsidRPr="00B95275">
        <w:rPr>
          <w:rFonts w:eastAsiaTheme="minorHAnsi"/>
          <w:sz w:val="16"/>
          <w:szCs w:val="16"/>
          <w:lang w:val="es-MX" w:eastAsia="en-US"/>
        </w:rPr>
        <w:tab/>
        <w:t xml:space="preserve">H. Zhu, L. Qian, W. Qin, J. Wei, and C. Shen, “Evolution analysis of online topics based on ‘word-topic’ coupling network,” </w:t>
      </w:r>
      <w:r w:rsidRPr="00B95275">
        <w:rPr>
          <w:rFonts w:eastAsiaTheme="minorHAnsi"/>
          <w:i/>
          <w:iCs/>
          <w:sz w:val="16"/>
          <w:szCs w:val="16"/>
          <w:lang w:val="es-MX" w:eastAsia="en-US"/>
        </w:rPr>
        <w:t>Scientometrics</w:t>
      </w:r>
      <w:r w:rsidRPr="00B95275">
        <w:rPr>
          <w:rFonts w:eastAsiaTheme="minorHAnsi"/>
          <w:sz w:val="16"/>
          <w:szCs w:val="16"/>
          <w:lang w:val="es-MX" w:eastAsia="en-US"/>
        </w:rPr>
        <w:t>, vol. 127, no. 7, pp. 3767–3792, 2022, doi: 10.1007/s11192-022-04439-x.</w:t>
      </w:r>
    </w:p>
    <w:p w14:paraId="44559145"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[17]</w:t>
      </w:r>
      <w:r w:rsidRPr="00B95275">
        <w:rPr>
          <w:rFonts w:eastAsiaTheme="minorHAnsi"/>
          <w:sz w:val="16"/>
          <w:szCs w:val="16"/>
          <w:lang w:val="es-MX" w:eastAsia="en-US"/>
        </w:rPr>
        <w:tab/>
        <w:t xml:space="preserve">C. Biscaro and C. Giupponi, “Co-authorship and bibliographic coupling network effects on citations,” </w:t>
      </w:r>
      <w:r w:rsidRPr="00B95275">
        <w:rPr>
          <w:rFonts w:eastAsiaTheme="minorHAnsi"/>
          <w:i/>
          <w:iCs/>
          <w:sz w:val="16"/>
          <w:szCs w:val="16"/>
          <w:lang w:val="es-MX" w:eastAsia="en-US"/>
        </w:rPr>
        <w:t>PLoS ONE</w:t>
      </w:r>
      <w:r w:rsidRPr="00B95275">
        <w:rPr>
          <w:rFonts w:eastAsiaTheme="minorHAnsi"/>
          <w:sz w:val="16"/>
          <w:szCs w:val="16"/>
          <w:lang w:val="es-MX" w:eastAsia="en-US"/>
        </w:rPr>
        <w:t>, vol. 9, no. 6, 2014, doi: 10.1371/journal.pone.0099502.</w:t>
      </w:r>
    </w:p>
    <w:p w14:paraId="21B2CF12"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[18]</w:t>
      </w:r>
      <w:r w:rsidRPr="00B95275">
        <w:rPr>
          <w:rFonts w:eastAsiaTheme="minorHAnsi"/>
          <w:sz w:val="16"/>
          <w:szCs w:val="16"/>
          <w:lang w:val="es-MX" w:eastAsia="en-US"/>
        </w:rPr>
        <w:tab/>
        <w:t xml:space="preserve">A. Banerjee, R. K. Roy, S. Sarkar, J. L. López, S. Vuree, and R. Bandopadhyay, “Synthesis of hot spring origin bacterial cell wall polysaccharide-based copper nanoparticles with antibacterial property,” </w:t>
      </w:r>
      <w:r w:rsidRPr="00B95275">
        <w:rPr>
          <w:rFonts w:eastAsiaTheme="minorHAnsi"/>
          <w:i/>
          <w:iCs/>
          <w:sz w:val="16"/>
          <w:szCs w:val="16"/>
          <w:lang w:val="es-MX" w:eastAsia="en-US"/>
        </w:rPr>
        <w:t>Electronic Journal of Biotechnology</w:t>
      </w:r>
      <w:r w:rsidRPr="00B95275">
        <w:rPr>
          <w:rFonts w:eastAsiaTheme="minorHAnsi"/>
          <w:sz w:val="16"/>
          <w:szCs w:val="16"/>
          <w:lang w:val="es-MX" w:eastAsia="en-US"/>
        </w:rPr>
        <w:t>, vol. 68, pp. 11–19, 2024.</w:t>
      </w:r>
    </w:p>
    <w:p w14:paraId="63BEB88F"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[19]</w:t>
      </w:r>
      <w:r w:rsidRPr="00B95275">
        <w:rPr>
          <w:rFonts w:eastAsiaTheme="minorHAnsi"/>
          <w:sz w:val="16"/>
          <w:szCs w:val="16"/>
          <w:lang w:val="es-MX" w:eastAsia="en-US"/>
        </w:rPr>
        <w:tab/>
        <w:t xml:space="preserve">A. H. Hashem </w:t>
      </w:r>
      <w:r w:rsidRPr="00B95275">
        <w:rPr>
          <w:rFonts w:eastAsiaTheme="minorHAnsi"/>
          <w:i/>
          <w:iCs/>
          <w:sz w:val="16"/>
          <w:szCs w:val="16"/>
          <w:lang w:val="es-MX" w:eastAsia="en-US"/>
        </w:rPr>
        <w:t>et al.</w:t>
      </w:r>
      <w:r w:rsidRPr="00B95275">
        <w:rPr>
          <w:rFonts w:eastAsiaTheme="minorHAnsi"/>
          <w:sz w:val="16"/>
          <w:szCs w:val="16"/>
          <w:lang w:val="es-MX" w:eastAsia="en-US"/>
        </w:rPr>
        <w:t xml:space="preserve">, “A novel nanoemulsion based on clove and thyme essential oils: Characterization, antibacterial, antibiofilm and anticancer activities,” </w:t>
      </w:r>
      <w:r w:rsidRPr="00B95275">
        <w:rPr>
          <w:rFonts w:eastAsiaTheme="minorHAnsi"/>
          <w:i/>
          <w:iCs/>
          <w:sz w:val="16"/>
          <w:szCs w:val="16"/>
          <w:lang w:val="es-MX" w:eastAsia="en-US"/>
        </w:rPr>
        <w:t>Electronic Journal of Biotechnology</w:t>
      </w:r>
      <w:r w:rsidRPr="00B95275">
        <w:rPr>
          <w:rFonts w:eastAsiaTheme="minorHAnsi"/>
          <w:sz w:val="16"/>
          <w:szCs w:val="16"/>
          <w:lang w:val="es-MX" w:eastAsia="en-US"/>
        </w:rPr>
        <w:t>, vol. 68, pp. 20–30, 2024.</w:t>
      </w:r>
    </w:p>
    <w:p w14:paraId="26BB29AE"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[20]</w:t>
      </w:r>
      <w:r w:rsidRPr="00B95275">
        <w:rPr>
          <w:rFonts w:eastAsiaTheme="minorHAnsi"/>
          <w:sz w:val="16"/>
          <w:szCs w:val="16"/>
          <w:lang w:val="es-MX" w:eastAsia="en-US"/>
        </w:rPr>
        <w:tab/>
        <w:t>P. Ertürkmen, Ö. Bulantekin, and D. Alp-Baltakesmez, “Investigation of the potential of Rosa damascena vinegar fermented with probiotic lactic acid bacteria as a functional food Investigación del potencial del vinagre de Rosa damascena fermentado con bacterias lácticas probióticas como un alimento funcional”.</w:t>
      </w:r>
    </w:p>
    <w:p w14:paraId="753AC8FB"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[21]</w:t>
      </w:r>
      <w:r w:rsidRPr="00B95275">
        <w:rPr>
          <w:rFonts w:eastAsiaTheme="minorHAnsi"/>
          <w:sz w:val="16"/>
          <w:szCs w:val="16"/>
          <w:lang w:val="es-MX" w:eastAsia="en-US"/>
        </w:rPr>
        <w:tab/>
        <w:t xml:space="preserve">E. Cappelin </w:t>
      </w:r>
      <w:r w:rsidRPr="00B95275">
        <w:rPr>
          <w:rFonts w:eastAsiaTheme="minorHAnsi"/>
          <w:i/>
          <w:iCs/>
          <w:sz w:val="16"/>
          <w:szCs w:val="16"/>
          <w:lang w:val="es-MX" w:eastAsia="en-US"/>
        </w:rPr>
        <w:t>et al.</w:t>
      </w:r>
      <w:r w:rsidRPr="00B95275">
        <w:rPr>
          <w:rFonts w:eastAsiaTheme="minorHAnsi"/>
          <w:sz w:val="16"/>
          <w:szCs w:val="16"/>
          <w:lang w:val="es-MX" w:eastAsia="en-US"/>
        </w:rPr>
        <w:t xml:space="preserve">, “Low-alcohol light beer enriched with olive leaves extract: Cold mashing technique associated with interrupted fermentation in the brewing process,” </w:t>
      </w:r>
      <w:r w:rsidRPr="00B95275">
        <w:rPr>
          <w:rFonts w:eastAsiaTheme="minorHAnsi"/>
          <w:i/>
          <w:iCs/>
          <w:sz w:val="16"/>
          <w:szCs w:val="16"/>
          <w:lang w:val="es-MX" w:eastAsia="en-US"/>
        </w:rPr>
        <w:t>Electronic Journal of Biotechnology</w:t>
      </w:r>
      <w:r w:rsidRPr="00B95275">
        <w:rPr>
          <w:rFonts w:eastAsiaTheme="minorHAnsi"/>
          <w:sz w:val="16"/>
          <w:szCs w:val="16"/>
          <w:lang w:val="es-MX" w:eastAsia="en-US"/>
        </w:rPr>
        <w:t>, vol. 68, pp. 81–89, 2024.</w:t>
      </w:r>
    </w:p>
    <w:p w14:paraId="6B3D3E0A"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[22]</w:t>
      </w:r>
      <w:r w:rsidRPr="00B95275">
        <w:rPr>
          <w:rFonts w:eastAsiaTheme="minorHAnsi"/>
          <w:sz w:val="16"/>
          <w:szCs w:val="16"/>
          <w:lang w:val="es-MX" w:eastAsia="en-US"/>
        </w:rPr>
        <w:tab/>
        <w:t xml:space="preserve">F. A. Alcázar-Medina, S. Valle-Cervantes, T. L. Alcazar-Medina, and M. D. J. Rodríguez-Rosales, “Optimization of copper removal through spherical agglomeration: Effect of pH precipitation and the use of Agave spp. leaf extracts as biosurfactants,”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1, 2024, doi: 10.24275/rmiq/Bio24170.</w:t>
      </w:r>
    </w:p>
    <w:p w14:paraId="27820563"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[23]</w:t>
      </w:r>
      <w:r w:rsidRPr="00B95275">
        <w:rPr>
          <w:rFonts w:eastAsiaTheme="minorHAnsi"/>
          <w:sz w:val="16"/>
          <w:szCs w:val="16"/>
          <w:lang w:val="es-MX" w:eastAsia="en-US"/>
        </w:rPr>
        <w:tab/>
        <w:t xml:space="preserve">C. D. Loreto-Muñoz, G. López-Avilés, M. C. De la Cruz-Leyva, A. R. Martin-García, and F. J. Almendariz-Tapia, “Sulfidogenic activity related to microbial diversity in a biological system employed for sulfate-rich wastewater treatment,”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1, 2024, doi: 10.24275/rmiq/IA24167.</w:t>
      </w:r>
    </w:p>
    <w:p w14:paraId="4215754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[24]</w:t>
      </w:r>
      <w:r w:rsidRPr="00B95275">
        <w:rPr>
          <w:rFonts w:eastAsiaTheme="minorHAnsi"/>
          <w:sz w:val="16"/>
          <w:szCs w:val="16"/>
          <w:lang w:val="es-MX" w:eastAsia="en-US"/>
        </w:rPr>
        <w:tab/>
        <w:t xml:space="preserve">F. Nadim </w:t>
      </w:r>
      <w:r w:rsidRPr="00B95275">
        <w:rPr>
          <w:rFonts w:eastAsiaTheme="minorHAnsi"/>
          <w:i/>
          <w:iCs/>
          <w:sz w:val="16"/>
          <w:szCs w:val="16"/>
          <w:lang w:val="es-MX" w:eastAsia="en-US"/>
        </w:rPr>
        <w:t>et al.</w:t>
      </w:r>
      <w:r w:rsidRPr="00B95275">
        <w:rPr>
          <w:rFonts w:eastAsiaTheme="minorHAnsi"/>
          <w:sz w:val="16"/>
          <w:szCs w:val="16"/>
          <w:lang w:val="es-MX" w:eastAsia="en-US"/>
        </w:rPr>
        <w:t xml:space="preserve">, “Effect of silica fume on the microstructural and mechanical properties of concrete made with 100% recycled aggregates,” </w:t>
      </w:r>
      <w:r w:rsidRPr="00B95275">
        <w:rPr>
          <w:rFonts w:eastAsiaTheme="minorHAnsi"/>
          <w:i/>
          <w:iCs/>
          <w:sz w:val="16"/>
          <w:szCs w:val="16"/>
          <w:lang w:val="es-MX" w:eastAsia="en-US"/>
        </w:rPr>
        <w:t>Revista de la Construccion</w:t>
      </w:r>
      <w:r w:rsidRPr="00B95275">
        <w:rPr>
          <w:rFonts w:eastAsiaTheme="minorHAnsi"/>
          <w:sz w:val="16"/>
          <w:szCs w:val="16"/>
          <w:lang w:val="es-MX" w:eastAsia="en-US"/>
        </w:rPr>
        <w:t>, vol. 23, no. 2, pp. 413–443, 2024, doi: 10.7764/RDLC.23.2.413.</w:t>
      </w:r>
    </w:p>
    <w:p w14:paraId="4C40846C"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[25]</w:t>
      </w:r>
      <w:r w:rsidRPr="00B95275">
        <w:rPr>
          <w:rFonts w:eastAsiaTheme="minorHAnsi"/>
          <w:sz w:val="16"/>
          <w:szCs w:val="16"/>
          <w:lang w:val="es-MX" w:eastAsia="en-US"/>
        </w:rPr>
        <w:tab/>
        <w:t xml:space="preserve">D. Gallardo-Martínez, G. Viniegra-González, F. Figueroa-Martínez, J. Rocha, and A. Cruz-Guerrero, “Isolation and characterization of epiphytic, fructanolytic, homofermentative lactic acid bacteria from Agave salmiana,”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1, 2024, doi: 10.24275/rmiq/Alim24142.</w:t>
      </w:r>
    </w:p>
    <w:p w14:paraId="6225117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[26]</w:t>
      </w:r>
      <w:r w:rsidRPr="00B95275">
        <w:rPr>
          <w:rFonts w:eastAsiaTheme="minorHAnsi"/>
          <w:sz w:val="16"/>
          <w:szCs w:val="16"/>
          <w:lang w:val="es-MX" w:eastAsia="en-US"/>
        </w:rPr>
        <w:tab/>
        <w:t xml:space="preserve">N. M. Thuy, T. N. Giau, H. V. Hao, N. C. Dung, N. V. Tai, and V. Q. Minh, “Effects of steaming and drying on quality and antioxidant activity of white-fleshed sweet potato powder (Ipomoea batatas),”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1, 2024, doi: 10.24275/rmiq/Alim24184.</w:t>
      </w:r>
    </w:p>
    <w:p w14:paraId="431B7066"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[27]</w:t>
      </w:r>
      <w:r w:rsidRPr="00B95275">
        <w:rPr>
          <w:rFonts w:eastAsiaTheme="minorHAnsi"/>
          <w:sz w:val="16"/>
          <w:szCs w:val="16"/>
          <w:lang w:val="es-MX" w:eastAsia="en-US"/>
        </w:rPr>
        <w:tab/>
        <w:t xml:space="preserve">L. Loan, B. Vinh, and N. Tai, “Effect of gum arabic concentrations on drying kinetics, anthocyanin degradation and product qualities of purple rice bran extract dried by foam-mat technique,” </w:t>
      </w:r>
      <w:r w:rsidRPr="00B95275">
        <w:rPr>
          <w:rFonts w:eastAsiaTheme="minorHAnsi"/>
          <w:i/>
          <w:iCs/>
          <w:sz w:val="16"/>
          <w:szCs w:val="16"/>
          <w:lang w:val="es-MX" w:eastAsia="en-US"/>
        </w:rPr>
        <w:t>Revista Mexicana de Ingeniería Química</w:t>
      </w:r>
      <w:r w:rsidRPr="00B95275">
        <w:rPr>
          <w:rFonts w:eastAsiaTheme="minorHAnsi"/>
          <w:sz w:val="16"/>
          <w:szCs w:val="16"/>
          <w:lang w:val="es-MX" w:eastAsia="en-US"/>
        </w:rPr>
        <w:t>, vol. 23, no. 1, pp. 1–15, 2023.</w:t>
      </w:r>
    </w:p>
    <w:p w14:paraId="0EB3CA0E"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[28]</w:t>
      </w:r>
      <w:r w:rsidRPr="00B95275">
        <w:rPr>
          <w:rFonts w:eastAsiaTheme="minorHAnsi"/>
          <w:sz w:val="16"/>
          <w:szCs w:val="16"/>
          <w:lang w:val="es-MX" w:eastAsia="en-US"/>
        </w:rPr>
        <w:tab/>
        <w:t xml:space="preserve">O. O. Adebanji, O. E. Ojo, H. Calvo, I. Gelbukh, and G. Sidorov, “Adaptation of transformer-based models for depression detection,” </w:t>
      </w:r>
      <w:r w:rsidRPr="00B95275">
        <w:rPr>
          <w:rFonts w:eastAsiaTheme="minorHAnsi"/>
          <w:i/>
          <w:iCs/>
          <w:sz w:val="16"/>
          <w:szCs w:val="16"/>
          <w:lang w:val="es-MX" w:eastAsia="en-US"/>
        </w:rPr>
        <w:t>Computación y Sistemas</w:t>
      </w:r>
      <w:r w:rsidRPr="00B95275">
        <w:rPr>
          <w:rFonts w:eastAsiaTheme="minorHAnsi"/>
          <w:sz w:val="16"/>
          <w:szCs w:val="16"/>
          <w:lang w:val="es-MX" w:eastAsia="en-US"/>
        </w:rPr>
        <w:t>, vol. 28, no. 1, pp. 151–165, 2024.</w:t>
      </w:r>
    </w:p>
    <w:p w14:paraId="225B3C20"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[29]</w:t>
      </w:r>
      <w:r w:rsidRPr="00B95275">
        <w:rPr>
          <w:rFonts w:eastAsiaTheme="minorHAnsi"/>
          <w:sz w:val="16"/>
          <w:szCs w:val="16"/>
          <w:lang w:val="es-MX" w:eastAsia="en-US"/>
        </w:rPr>
        <w:tab/>
        <w:t xml:space="preserve">A. Mena, E. Vázquez, E. Fernández, and E. López, “Artificial intelligence and its scientific production in the area of education,” </w:t>
      </w:r>
      <w:r w:rsidRPr="00B95275">
        <w:rPr>
          <w:rFonts w:eastAsiaTheme="minorHAnsi"/>
          <w:i/>
          <w:iCs/>
          <w:sz w:val="16"/>
          <w:szCs w:val="16"/>
          <w:lang w:val="es-MX" w:eastAsia="en-US"/>
        </w:rPr>
        <w:t>Formación universitaria</w:t>
      </w:r>
      <w:r w:rsidRPr="00B95275">
        <w:rPr>
          <w:rFonts w:eastAsiaTheme="minorHAnsi"/>
          <w:sz w:val="16"/>
          <w:szCs w:val="16"/>
          <w:lang w:val="es-MX" w:eastAsia="en-US"/>
        </w:rPr>
        <w:t>, vol. 17, no. 1, pp. 155–164, 2024.</w:t>
      </w:r>
    </w:p>
    <w:p w14:paraId="211E649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[30]</w:t>
      </w:r>
      <w:r w:rsidRPr="00B95275">
        <w:rPr>
          <w:rFonts w:eastAsiaTheme="minorHAnsi"/>
          <w:sz w:val="16"/>
          <w:szCs w:val="16"/>
          <w:lang w:val="es-MX" w:eastAsia="en-US"/>
        </w:rPr>
        <w:tab/>
        <w:t xml:space="preserve">A. Gelbukh, D. A. Pérez Alvarez, O. Kolesnikova, L. Chanona-Hernandez, and G. Sidorov, “Multi-instrument based N-grams for composer classification task,” </w:t>
      </w:r>
      <w:r w:rsidRPr="00B95275">
        <w:rPr>
          <w:rFonts w:eastAsiaTheme="minorHAnsi"/>
          <w:i/>
          <w:iCs/>
          <w:sz w:val="16"/>
          <w:szCs w:val="16"/>
          <w:lang w:val="es-MX" w:eastAsia="en-US"/>
        </w:rPr>
        <w:t>Computación y Sistemas</w:t>
      </w:r>
      <w:r w:rsidRPr="00B95275">
        <w:rPr>
          <w:rFonts w:eastAsiaTheme="minorHAnsi"/>
          <w:sz w:val="16"/>
          <w:szCs w:val="16"/>
          <w:lang w:val="es-MX" w:eastAsia="en-US"/>
        </w:rPr>
        <w:t>, vol. 28, no. 1, pp. 85–98, 2024.</w:t>
      </w:r>
    </w:p>
    <w:p w14:paraId="26054A26"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[31]</w:t>
      </w:r>
      <w:r w:rsidRPr="00B95275">
        <w:rPr>
          <w:rFonts w:eastAsiaTheme="minorHAnsi"/>
          <w:sz w:val="16"/>
          <w:szCs w:val="16"/>
          <w:lang w:val="es-MX" w:eastAsia="en-US"/>
        </w:rPr>
        <w:tab/>
        <w:t xml:space="preserve">V. Ramos-Villacob, J. A. Figueroa-Flórez, J. G. Salcedo-Mendoza, J. E. Hernandez-Ruydíaz, and L. A. Romero-Verbel, “Development of modified cassava starches by ultrasound-assisted amylose/lauric acid complex formation,”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1, 2024, doi: 10.24275/rmiq/Alim24109.</w:t>
      </w:r>
    </w:p>
    <w:p w14:paraId="33FA591D"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[32]</w:t>
      </w:r>
      <w:r w:rsidRPr="00B95275">
        <w:rPr>
          <w:rFonts w:eastAsiaTheme="minorHAnsi"/>
          <w:sz w:val="16"/>
          <w:szCs w:val="16"/>
          <w:lang w:val="es-MX" w:eastAsia="en-US"/>
        </w:rPr>
        <w:tab/>
        <w:t xml:space="preserve">Ma. M. G. C. Castillo-Esparza, G. Maldonado-Guzmán, and J. Mejía-Trejo, “Green Business Strategy and its effect on Financial Performance: The mediating role of Corporate Social Responsibility,” </w:t>
      </w:r>
      <w:r w:rsidRPr="00B95275">
        <w:rPr>
          <w:rFonts w:eastAsiaTheme="minorHAnsi"/>
          <w:i/>
          <w:iCs/>
          <w:sz w:val="16"/>
          <w:szCs w:val="16"/>
          <w:lang w:val="es-MX" w:eastAsia="en-US"/>
        </w:rPr>
        <w:t>Tec Empresarial</w:t>
      </w:r>
      <w:r w:rsidRPr="00B95275">
        <w:rPr>
          <w:rFonts w:eastAsiaTheme="minorHAnsi"/>
          <w:sz w:val="16"/>
          <w:szCs w:val="16"/>
          <w:lang w:val="es-MX" w:eastAsia="en-US"/>
        </w:rPr>
        <w:t>, vol. 18, no. 2, pp. 1–17, 2024, doi: 10.18845/te.v18i2.7134.</w:t>
      </w:r>
    </w:p>
    <w:p w14:paraId="2639880D"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[33]</w:t>
      </w:r>
      <w:r w:rsidRPr="00B95275">
        <w:rPr>
          <w:rFonts w:eastAsiaTheme="minorHAnsi"/>
          <w:sz w:val="16"/>
          <w:szCs w:val="16"/>
          <w:lang w:val="es-MX" w:eastAsia="en-US"/>
        </w:rPr>
        <w:tab/>
        <w:t xml:space="preserve">R. Loza, G. Romaní, W. Castañeda, and G. Arias, “Influence of skills and knowledge on the financial attitude of university students,” </w:t>
      </w:r>
      <w:r w:rsidRPr="00B95275">
        <w:rPr>
          <w:rFonts w:eastAsiaTheme="minorHAnsi"/>
          <w:i/>
          <w:iCs/>
          <w:sz w:val="16"/>
          <w:szCs w:val="16"/>
          <w:lang w:val="es-MX" w:eastAsia="en-US"/>
        </w:rPr>
        <w:t>Tec Empresarial</w:t>
      </w:r>
      <w:r w:rsidRPr="00B95275">
        <w:rPr>
          <w:rFonts w:eastAsiaTheme="minorHAnsi"/>
          <w:sz w:val="16"/>
          <w:szCs w:val="16"/>
          <w:lang w:val="es-MX" w:eastAsia="en-US"/>
        </w:rPr>
        <w:t>, vol. 18, no. 1, pp. 65–83, 2024.</w:t>
      </w:r>
    </w:p>
    <w:p w14:paraId="08251E63"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[34]</w:t>
      </w:r>
      <w:r w:rsidRPr="00B95275">
        <w:rPr>
          <w:rFonts w:eastAsiaTheme="minorHAnsi"/>
          <w:sz w:val="16"/>
          <w:szCs w:val="16"/>
          <w:lang w:val="es-MX" w:eastAsia="en-US"/>
        </w:rPr>
        <w:tab/>
        <w:t xml:space="preserve">Y. Sánchez-Suárez, V. Sánchez-Castillo, and C. A. Gómez-Cano, “Dashboard for assessing patient flow management in hospital institutions,” </w:t>
      </w:r>
      <w:r w:rsidRPr="00B95275">
        <w:rPr>
          <w:rFonts w:eastAsiaTheme="minorHAnsi"/>
          <w:i/>
          <w:iCs/>
          <w:sz w:val="16"/>
          <w:szCs w:val="16"/>
          <w:lang w:val="es-MX" w:eastAsia="en-US"/>
        </w:rPr>
        <w:t>DYNA (Colombia)</w:t>
      </w:r>
      <w:r w:rsidRPr="00B95275">
        <w:rPr>
          <w:rFonts w:eastAsiaTheme="minorHAnsi"/>
          <w:sz w:val="16"/>
          <w:szCs w:val="16"/>
          <w:lang w:val="es-MX" w:eastAsia="en-US"/>
        </w:rPr>
        <w:t>, vol. 91, no. 232, pp. 49–57, 2024, doi: 10.15446/dyna.v91n232.111259.</w:t>
      </w:r>
    </w:p>
    <w:p w14:paraId="130B7045"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[35]</w:t>
      </w:r>
      <w:r w:rsidRPr="00B95275">
        <w:rPr>
          <w:rFonts w:eastAsiaTheme="minorHAnsi"/>
          <w:sz w:val="16"/>
          <w:szCs w:val="16"/>
          <w:lang w:val="es-MX" w:eastAsia="en-US"/>
        </w:rPr>
        <w:tab/>
        <w:t xml:space="preserve">F. Ganga-Contreras, W. Suarez-Amaya, N. Alarcón-Henríquez, P. Viancos-González, F. Henríquez-Fuentes, and J. Abello-Romero, “Scientific production of the relationship between leadership, higher education and digital transformation: A bibliometric analysis,” </w:t>
      </w:r>
      <w:r w:rsidRPr="00B95275">
        <w:rPr>
          <w:rFonts w:eastAsiaTheme="minorHAnsi"/>
          <w:i/>
          <w:iCs/>
          <w:sz w:val="16"/>
          <w:szCs w:val="16"/>
          <w:lang w:val="es-MX" w:eastAsia="en-US"/>
        </w:rPr>
        <w:t>Interciencia</w:t>
      </w:r>
      <w:r w:rsidRPr="00B95275">
        <w:rPr>
          <w:rFonts w:eastAsiaTheme="minorHAnsi"/>
          <w:sz w:val="16"/>
          <w:szCs w:val="16"/>
          <w:lang w:val="es-MX" w:eastAsia="en-US"/>
        </w:rPr>
        <w:t>, vol. 49, no. 1, pp. 8–18, 2024.</w:t>
      </w:r>
    </w:p>
    <w:p w14:paraId="38DEB24D"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[36]</w:t>
      </w:r>
      <w:r w:rsidRPr="00B95275">
        <w:rPr>
          <w:rFonts w:eastAsiaTheme="minorHAnsi"/>
          <w:sz w:val="16"/>
          <w:szCs w:val="16"/>
          <w:lang w:val="es-MX" w:eastAsia="en-US"/>
        </w:rPr>
        <w:tab/>
        <w:t xml:space="preserve">Y. López-Angulo, F. Sáez-Delgado, and J. Mella-Norambuena, “Life and academic purposes of Chilean university students in STEM careers (Science, Technology, Engineering, and Mathematics),” </w:t>
      </w:r>
      <w:r w:rsidRPr="00B95275">
        <w:rPr>
          <w:rFonts w:eastAsiaTheme="minorHAnsi"/>
          <w:i/>
          <w:iCs/>
          <w:sz w:val="16"/>
          <w:szCs w:val="16"/>
          <w:lang w:val="es-MX" w:eastAsia="en-US"/>
        </w:rPr>
        <w:t>Formacion Universitaria</w:t>
      </w:r>
      <w:r w:rsidRPr="00B95275">
        <w:rPr>
          <w:rFonts w:eastAsiaTheme="minorHAnsi"/>
          <w:sz w:val="16"/>
          <w:szCs w:val="16"/>
          <w:lang w:val="es-MX" w:eastAsia="en-US"/>
        </w:rPr>
        <w:t>, vol. 17, no. 2, pp. 83–100, 2024, doi: 10.4067/S0718-50062024000200083.</w:t>
      </w:r>
    </w:p>
    <w:p w14:paraId="526B0665"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[37]</w:t>
      </w:r>
      <w:r w:rsidRPr="00B95275">
        <w:rPr>
          <w:rFonts w:eastAsiaTheme="minorHAnsi"/>
          <w:sz w:val="16"/>
          <w:szCs w:val="16"/>
          <w:lang w:val="es-MX" w:eastAsia="en-US"/>
        </w:rPr>
        <w:tab/>
        <w:t xml:space="preserve">I. K. Fourati and S. Kammoun, “A matlab based graphical user interface for the monitoring and early detection of keratoconus,” </w:t>
      </w:r>
      <w:r w:rsidRPr="00B95275">
        <w:rPr>
          <w:rFonts w:eastAsiaTheme="minorHAnsi"/>
          <w:i/>
          <w:iCs/>
          <w:sz w:val="16"/>
          <w:szCs w:val="16"/>
          <w:lang w:val="es-MX" w:eastAsia="en-US"/>
        </w:rPr>
        <w:t>Journal of Applied Research and Technology</w:t>
      </w:r>
      <w:r w:rsidRPr="00B95275">
        <w:rPr>
          <w:rFonts w:eastAsiaTheme="minorHAnsi"/>
          <w:sz w:val="16"/>
          <w:szCs w:val="16"/>
          <w:lang w:val="es-MX" w:eastAsia="en-US"/>
        </w:rPr>
        <w:t>, vol. 22, no. 1, pp. 22–31, 2024.</w:t>
      </w:r>
    </w:p>
    <w:p w14:paraId="6EE12309"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[38]</w:t>
      </w:r>
      <w:r w:rsidRPr="00B95275">
        <w:rPr>
          <w:rFonts w:eastAsiaTheme="minorHAnsi"/>
          <w:sz w:val="16"/>
          <w:szCs w:val="16"/>
          <w:lang w:val="es-MX" w:eastAsia="en-US"/>
        </w:rPr>
        <w:tab/>
        <w:t xml:space="preserve">R. S. Luna-Lozoya, H. de Jesús Ochoa-Domínguez, J. H. Sossa-Azuela, V. G. Cruz-Sánchez, and O. O. Vergara-Villegas, “Lightweight CNN for Detecting Microcalcifications Clusters in Digital Mammograms,” </w:t>
      </w:r>
      <w:r w:rsidRPr="00B95275">
        <w:rPr>
          <w:rFonts w:eastAsiaTheme="minorHAnsi"/>
          <w:i/>
          <w:iCs/>
          <w:sz w:val="16"/>
          <w:szCs w:val="16"/>
          <w:lang w:val="es-MX" w:eastAsia="en-US"/>
        </w:rPr>
        <w:t>Computacion y Sistemas</w:t>
      </w:r>
      <w:r w:rsidRPr="00B95275">
        <w:rPr>
          <w:rFonts w:eastAsiaTheme="minorHAnsi"/>
          <w:sz w:val="16"/>
          <w:szCs w:val="16"/>
          <w:lang w:val="es-MX" w:eastAsia="en-US"/>
        </w:rPr>
        <w:t>, vol. 28, no. 1, pp. 245–256, 2024, doi: 10.13053/CyS-28-1-4892.</w:t>
      </w:r>
    </w:p>
    <w:p w14:paraId="4E0A0203"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[39]</w:t>
      </w:r>
      <w:r w:rsidRPr="00B95275">
        <w:rPr>
          <w:rFonts w:eastAsiaTheme="minorHAnsi"/>
          <w:sz w:val="16"/>
          <w:szCs w:val="16"/>
          <w:lang w:val="es-MX" w:eastAsia="en-US"/>
        </w:rPr>
        <w:tab/>
        <w:t xml:space="preserve">F. Garibaldi-Márquez, G. Flores, and L. M. Valentín-Coronado, “Corn/Weed Plants Detection Under Authentic Fields based on Patching Segmentation and Classification Networks,” </w:t>
      </w:r>
      <w:r w:rsidRPr="00B95275">
        <w:rPr>
          <w:rFonts w:eastAsiaTheme="minorHAnsi"/>
          <w:i/>
          <w:iCs/>
          <w:sz w:val="16"/>
          <w:szCs w:val="16"/>
          <w:lang w:val="es-MX" w:eastAsia="en-US"/>
        </w:rPr>
        <w:t>Computación y Sistemas</w:t>
      </w:r>
      <w:r w:rsidRPr="00B95275">
        <w:rPr>
          <w:rFonts w:eastAsiaTheme="minorHAnsi"/>
          <w:sz w:val="16"/>
          <w:szCs w:val="16"/>
          <w:lang w:val="es-MX" w:eastAsia="en-US"/>
        </w:rPr>
        <w:t>, vol. 28, no. 1, pp. 271–282, 2024.</w:t>
      </w:r>
    </w:p>
    <w:p w14:paraId="70FBFC96"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[40]</w:t>
      </w:r>
      <w:r w:rsidRPr="00B95275">
        <w:rPr>
          <w:rFonts w:eastAsiaTheme="minorHAnsi"/>
          <w:sz w:val="16"/>
          <w:szCs w:val="16"/>
          <w:lang w:val="es-MX" w:eastAsia="en-US"/>
        </w:rPr>
        <w:tab/>
        <w:t xml:space="preserve">J. M. Alkhasraji, S. W. Shneen, and M. Q. Sulttan, “Reduction of large scale linear dynamic mimo systems using aco-pid controller,” </w:t>
      </w:r>
      <w:r w:rsidRPr="00B95275">
        <w:rPr>
          <w:rFonts w:eastAsiaTheme="minorHAnsi"/>
          <w:i/>
          <w:iCs/>
          <w:sz w:val="16"/>
          <w:szCs w:val="16"/>
          <w:lang w:val="es-MX" w:eastAsia="en-US"/>
        </w:rPr>
        <w:t>Ingeniería e Investigación</w:t>
      </w:r>
      <w:r w:rsidRPr="00B95275">
        <w:rPr>
          <w:rFonts w:eastAsiaTheme="minorHAnsi"/>
          <w:sz w:val="16"/>
          <w:szCs w:val="16"/>
          <w:lang w:val="es-MX" w:eastAsia="en-US"/>
        </w:rPr>
        <w:t>, vol. 44, no. 1, p. 9, 2024.</w:t>
      </w:r>
    </w:p>
    <w:p w14:paraId="0E15FBFC"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[41]</w:t>
      </w:r>
      <w:r w:rsidRPr="00B95275">
        <w:rPr>
          <w:rFonts w:eastAsiaTheme="minorHAnsi"/>
          <w:sz w:val="16"/>
          <w:szCs w:val="16"/>
          <w:lang w:val="es-MX" w:eastAsia="en-US"/>
        </w:rPr>
        <w:tab/>
        <w:t xml:space="preserve">H. Khalid, “Modern techniques in detecting, identifying and classifying fruits according to the developed machine learning algorithm,” </w:t>
      </w:r>
      <w:r w:rsidRPr="00B95275">
        <w:rPr>
          <w:rFonts w:eastAsiaTheme="minorHAnsi"/>
          <w:i/>
          <w:iCs/>
          <w:sz w:val="16"/>
          <w:szCs w:val="16"/>
          <w:lang w:val="es-MX" w:eastAsia="en-US"/>
        </w:rPr>
        <w:t>Journal of Applied Research and Technology</w:t>
      </w:r>
      <w:r w:rsidRPr="00B95275">
        <w:rPr>
          <w:rFonts w:eastAsiaTheme="minorHAnsi"/>
          <w:sz w:val="16"/>
          <w:szCs w:val="16"/>
          <w:lang w:val="es-MX" w:eastAsia="en-US"/>
        </w:rPr>
        <w:t>, vol. 22, pp. 219–229, 2024, doi: 10.22201/icat.24486736e.2024.22.2.2269.</w:t>
      </w:r>
    </w:p>
    <w:p w14:paraId="7C709ED3"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[42]</w:t>
      </w:r>
      <w:r w:rsidRPr="00B95275">
        <w:rPr>
          <w:rFonts w:eastAsiaTheme="minorHAnsi"/>
          <w:sz w:val="16"/>
          <w:szCs w:val="16"/>
          <w:lang w:val="es-MX" w:eastAsia="en-US"/>
        </w:rPr>
        <w:tab/>
        <w:t xml:space="preserve">S. M. Pérez, M. R. Segura, Y. A. Bustamante, and L. V. Zapata, “Study of the combined effect of coffee husk ash and polypropylene fibres on the mechanical properties of concrete,” </w:t>
      </w:r>
      <w:r w:rsidRPr="00B95275">
        <w:rPr>
          <w:rFonts w:eastAsiaTheme="minorHAnsi"/>
          <w:i/>
          <w:iCs/>
          <w:sz w:val="16"/>
          <w:szCs w:val="16"/>
          <w:lang w:val="es-MX" w:eastAsia="en-US"/>
        </w:rPr>
        <w:t>Journal of Applied Research and Technology</w:t>
      </w:r>
      <w:r w:rsidRPr="00B95275">
        <w:rPr>
          <w:rFonts w:eastAsiaTheme="minorHAnsi"/>
          <w:sz w:val="16"/>
          <w:szCs w:val="16"/>
          <w:lang w:val="es-MX" w:eastAsia="en-US"/>
        </w:rPr>
        <w:t>, vol. 22, no. 1, pp. 32–41, 2024.</w:t>
      </w:r>
    </w:p>
    <w:p w14:paraId="078A1245"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[43]</w:t>
      </w:r>
      <w:r w:rsidRPr="00B95275">
        <w:rPr>
          <w:rFonts w:eastAsiaTheme="minorHAnsi"/>
          <w:sz w:val="16"/>
          <w:szCs w:val="16"/>
          <w:lang w:val="es-MX" w:eastAsia="en-US"/>
        </w:rPr>
        <w:tab/>
        <w:t xml:space="preserve">G. O. Barrionuevo, I. La Fé-Perdomo, E. Cáceres-Brito, and W. Navas-Pinto, “Tensile/Compressive Response of 316L Stainless Steel Fabricated by Additive Manufacturing,” </w:t>
      </w:r>
      <w:r w:rsidRPr="00B95275">
        <w:rPr>
          <w:rFonts w:eastAsiaTheme="minorHAnsi"/>
          <w:i/>
          <w:iCs/>
          <w:sz w:val="16"/>
          <w:szCs w:val="16"/>
          <w:lang w:val="es-MX" w:eastAsia="en-US"/>
        </w:rPr>
        <w:t>Ingenius. Revista de Ciencia y Tecnología</w:t>
      </w:r>
      <w:r w:rsidRPr="00B95275">
        <w:rPr>
          <w:rFonts w:eastAsiaTheme="minorHAnsi"/>
          <w:sz w:val="16"/>
          <w:szCs w:val="16"/>
          <w:lang w:val="es-MX" w:eastAsia="en-US"/>
        </w:rPr>
        <w:t>, no. 31, pp. 9–18, 2024.</w:t>
      </w:r>
    </w:p>
    <w:p w14:paraId="56EBA01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[44]</w:t>
      </w:r>
      <w:r w:rsidRPr="00B95275">
        <w:rPr>
          <w:rFonts w:eastAsiaTheme="minorHAnsi"/>
          <w:sz w:val="16"/>
          <w:szCs w:val="16"/>
          <w:lang w:val="es-MX" w:eastAsia="en-US"/>
        </w:rPr>
        <w:tab/>
        <w:t xml:space="preserve">I. Ustabas, S. Erdogdu, C. Akyuz, Z. Kurt, and T. Cakmak, “Heavy aggregate and different admixtures effect on pavings: pyrite, corundum and water-retaining polymer,” </w:t>
      </w:r>
      <w:r w:rsidRPr="00B95275">
        <w:rPr>
          <w:rFonts w:eastAsiaTheme="minorHAnsi"/>
          <w:i/>
          <w:iCs/>
          <w:sz w:val="16"/>
          <w:szCs w:val="16"/>
          <w:lang w:val="es-MX" w:eastAsia="en-US"/>
        </w:rPr>
        <w:t>Revista de la Construccion</w:t>
      </w:r>
      <w:r w:rsidRPr="00B95275">
        <w:rPr>
          <w:rFonts w:eastAsiaTheme="minorHAnsi"/>
          <w:sz w:val="16"/>
          <w:szCs w:val="16"/>
          <w:lang w:val="es-MX" w:eastAsia="en-US"/>
        </w:rPr>
        <w:t>, vol. 23, no. 1, pp. 31–46, 2024, doi: 10.7764/RDLC.23.1.31.</w:t>
      </w:r>
    </w:p>
    <w:p w14:paraId="28691641"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[45]</w:t>
      </w:r>
      <w:r w:rsidRPr="00B95275">
        <w:rPr>
          <w:rFonts w:eastAsiaTheme="minorHAnsi"/>
          <w:sz w:val="16"/>
          <w:szCs w:val="16"/>
          <w:lang w:val="es-MX" w:eastAsia="en-US"/>
        </w:rPr>
        <w:tab/>
        <w:t xml:space="preserve">M. Shahriari, A. Mohabati Mobarez, A. Talebi Bazminabadi, and M. Tavakoli Yaraki, “Enhancing Lactobacillus plantarum viability using novel chitosan-alginate-pectin microcapsules: Effects on </w:t>
      </w:r>
      <w:r w:rsidRPr="00B95275">
        <w:rPr>
          <w:rFonts w:eastAsiaTheme="minorHAnsi"/>
          <w:sz w:val="16"/>
          <w:szCs w:val="16"/>
          <w:lang w:val="es-MX" w:eastAsia="en-US"/>
        </w:rPr>
        <w:lastRenderedPageBreak/>
        <w:t xml:space="preserve">gastrointestinal survival, weight management, and metabolic health,” </w:t>
      </w:r>
      <w:r w:rsidRPr="00B95275">
        <w:rPr>
          <w:rFonts w:eastAsiaTheme="minorHAnsi"/>
          <w:i/>
          <w:iCs/>
          <w:sz w:val="16"/>
          <w:szCs w:val="16"/>
          <w:lang w:val="es-MX" w:eastAsia="en-US"/>
        </w:rPr>
        <w:t>Electronic Journal of Biotechnology</w:t>
      </w:r>
      <w:r w:rsidRPr="00B95275">
        <w:rPr>
          <w:rFonts w:eastAsiaTheme="minorHAnsi"/>
          <w:sz w:val="16"/>
          <w:szCs w:val="16"/>
          <w:lang w:val="es-MX" w:eastAsia="en-US"/>
        </w:rPr>
        <w:t>, vol. 72, pp. 20–28, 2024, doi: 10.1016/j.ejbt.2024.07.004.</w:t>
      </w:r>
    </w:p>
    <w:p w14:paraId="6287802C"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[46]</w:t>
      </w:r>
      <w:r w:rsidRPr="00B95275">
        <w:rPr>
          <w:rFonts w:eastAsiaTheme="minorHAnsi"/>
          <w:sz w:val="16"/>
          <w:szCs w:val="16"/>
          <w:lang w:val="es-MX" w:eastAsia="en-US"/>
        </w:rPr>
        <w:tab/>
        <w:t xml:space="preserve">G. Doğan, A. Özkiş, and M. H. Arslan, “A New Methodology Based on Artificial Intelligence for Estimating the Compressive Strength of Concrete from Surface Images,” </w:t>
      </w:r>
      <w:r w:rsidRPr="00B95275">
        <w:rPr>
          <w:rFonts w:eastAsiaTheme="minorHAnsi"/>
          <w:i/>
          <w:iCs/>
          <w:sz w:val="16"/>
          <w:szCs w:val="16"/>
          <w:lang w:val="es-MX" w:eastAsia="en-US"/>
        </w:rPr>
        <w:t>Ingenieria e Investigacion</w:t>
      </w:r>
      <w:r w:rsidRPr="00B95275">
        <w:rPr>
          <w:rFonts w:eastAsiaTheme="minorHAnsi"/>
          <w:sz w:val="16"/>
          <w:szCs w:val="16"/>
          <w:lang w:val="es-MX" w:eastAsia="en-US"/>
        </w:rPr>
        <w:t>, vol. 44, no. 1, 2024, doi: 10.15446/ing.investig.99526.</w:t>
      </w:r>
    </w:p>
    <w:p w14:paraId="034CF98C"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[47]</w:t>
      </w:r>
      <w:r w:rsidRPr="00B95275">
        <w:rPr>
          <w:rFonts w:eastAsiaTheme="minorHAnsi"/>
          <w:sz w:val="16"/>
          <w:szCs w:val="16"/>
          <w:lang w:val="es-MX" w:eastAsia="en-US"/>
        </w:rPr>
        <w:tab/>
        <w:t xml:space="preserve">Y. A. Guerrero-Martínez, C. Romo-Gómez, C. Camacho-López, O. A. Acevedo-Sandoval, C. A. González-Ramírez, and S. Montiel-Palma, “HCO− 3production from 17β-estradiol oxidation by photo-Fenton as a strategy to avoid the generation of greenhouse gases,”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2, 2024, doi: 10.24275/rmiq/IA24118.</w:t>
      </w:r>
    </w:p>
    <w:p w14:paraId="3B0E1001"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[48]</w:t>
      </w:r>
      <w:r w:rsidRPr="00B95275">
        <w:rPr>
          <w:rFonts w:eastAsiaTheme="minorHAnsi"/>
          <w:sz w:val="16"/>
          <w:szCs w:val="16"/>
          <w:lang w:val="es-MX" w:eastAsia="en-US"/>
        </w:rPr>
        <w:tab/>
        <w:t xml:space="preserve">E. Rodríguez, C. García-Echeverri, A. González, J. Sandoval, M. Patarroyo-González, and D. E. Agudelo-Duque, “Evaluating the IMERG precipitation satellite product to derive intensity-duration-frequency curves in Colombia,” </w:t>
      </w:r>
      <w:r w:rsidRPr="00B95275">
        <w:rPr>
          <w:rFonts w:eastAsiaTheme="minorHAnsi"/>
          <w:i/>
          <w:iCs/>
          <w:sz w:val="16"/>
          <w:szCs w:val="16"/>
          <w:lang w:val="es-MX" w:eastAsia="en-US"/>
        </w:rPr>
        <w:t>Revista Facultad de Ingenieria</w:t>
      </w:r>
      <w:r w:rsidRPr="00B95275">
        <w:rPr>
          <w:rFonts w:eastAsiaTheme="minorHAnsi"/>
          <w:sz w:val="16"/>
          <w:szCs w:val="16"/>
          <w:lang w:val="es-MX" w:eastAsia="en-US"/>
        </w:rPr>
        <w:t>, no. 110, pp. 31–47, 2024, doi: 10.17533/UDEA.REDIN.20230212.</w:t>
      </w:r>
    </w:p>
    <w:p w14:paraId="2588CD49"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[49]</w:t>
      </w:r>
      <w:r w:rsidRPr="00B95275">
        <w:rPr>
          <w:rFonts w:eastAsiaTheme="minorHAnsi"/>
          <w:sz w:val="16"/>
          <w:szCs w:val="16"/>
          <w:lang w:val="es-MX" w:eastAsia="en-US"/>
        </w:rPr>
        <w:tab/>
        <w:t xml:space="preserve">S. P. Muñoz-Pérez, E. Sánchez-Díaz, D. Barboza-Culqui, and J. M. Garcia-Chumacero, “Use of recycled concrete and rice husk ash for concrete: A review,” </w:t>
      </w:r>
      <w:r w:rsidRPr="00B95275">
        <w:rPr>
          <w:rFonts w:eastAsiaTheme="minorHAnsi"/>
          <w:i/>
          <w:iCs/>
          <w:sz w:val="16"/>
          <w:szCs w:val="16"/>
          <w:lang w:val="es-MX" w:eastAsia="en-US"/>
        </w:rPr>
        <w:t>Journal of Applied Research and Technology</w:t>
      </w:r>
      <w:r w:rsidRPr="00B95275">
        <w:rPr>
          <w:rFonts w:eastAsiaTheme="minorHAnsi"/>
          <w:sz w:val="16"/>
          <w:szCs w:val="16"/>
          <w:lang w:val="es-MX" w:eastAsia="en-US"/>
        </w:rPr>
        <w:t>, vol. 22, pp. 138–155, 2024, doi: 10.22201/icat.24486736e.2024.22.1.2248.</w:t>
      </w:r>
    </w:p>
    <w:p w14:paraId="0C38289D"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[50]</w:t>
      </w:r>
      <w:r w:rsidRPr="00B95275">
        <w:rPr>
          <w:rFonts w:eastAsiaTheme="minorHAnsi"/>
          <w:sz w:val="16"/>
          <w:szCs w:val="16"/>
          <w:lang w:val="es-MX" w:eastAsia="en-US"/>
        </w:rPr>
        <w:tab/>
        <w:t xml:space="preserve">J. Bereche and J. García, “Replacement of Fine Aggregate with Refractory Brick Residue in Concrete Exposed to Elevated Temperatures,” </w:t>
      </w:r>
      <w:r w:rsidRPr="00B95275">
        <w:rPr>
          <w:rFonts w:eastAsiaTheme="minorHAnsi"/>
          <w:i/>
          <w:iCs/>
          <w:sz w:val="16"/>
          <w:szCs w:val="16"/>
          <w:lang w:val="es-MX" w:eastAsia="en-US"/>
        </w:rPr>
        <w:t>Revista Politecnica</w:t>
      </w:r>
      <w:r w:rsidRPr="00B95275">
        <w:rPr>
          <w:rFonts w:eastAsiaTheme="minorHAnsi"/>
          <w:sz w:val="16"/>
          <w:szCs w:val="16"/>
          <w:lang w:val="es-MX" w:eastAsia="en-US"/>
        </w:rPr>
        <w:t>, vol. 53, no. 2, pp. 79–88, 2024, doi: 10.33333/rp.vol53n2.08.</w:t>
      </w:r>
    </w:p>
    <w:p w14:paraId="617AC043"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[51]</w:t>
      </w:r>
      <w:r w:rsidRPr="00B95275">
        <w:rPr>
          <w:rFonts w:eastAsiaTheme="minorHAnsi"/>
          <w:sz w:val="16"/>
          <w:szCs w:val="16"/>
          <w:lang w:val="es-MX" w:eastAsia="en-US"/>
        </w:rPr>
        <w:tab/>
        <w:t xml:space="preserve">W. Laqui, R. Zubieta, Y. Laqui-Vilca, R. Alfaro, C. Laqui-Vilca, and L. Aragón, “Assessment of the hydrological response to precipitation and temperature changes in the Peruvian Altiplano,” </w:t>
      </w:r>
      <w:r w:rsidRPr="00B95275">
        <w:rPr>
          <w:rFonts w:eastAsiaTheme="minorHAnsi"/>
          <w:i/>
          <w:iCs/>
          <w:sz w:val="16"/>
          <w:szCs w:val="16"/>
          <w:lang w:val="es-MX" w:eastAsia="en-US"/>
        </w:rPr>
        <w:t>Tecnología y Ciencias del Agua</w:t>
      </w:r>
      <w:r w:rsidRPr="00B95275">
        <w:rPr>
          <w:rFonts w:eastAsiaTheme="minorHAnsi"/>
          <w:sz w:val="16"/>
          <w:szCs w:val="16"/>
          <w:lang w:val="es-MX" w:eastAsia="en-US"/>
        </w:rPr>
        <w:t>, vol. 15, no. 1, pp. 1–53, 2024.</w:t>
      </w:r>
    </w:p>
    <w:p w14:paraId="3D2EB12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[52]</w:t>
      </w:r>
      <w:r w:rsidRPr="00B95275">
        <w:rPr>
          <w:rFonts w:eastAsiaTheme="minorHAnsi"/>
          <w:sz w:val="16"/>
          <w:szCs w:val="16"/>
          <w:lang w:val="es-MX" w:eastAsia="en-US"/>
        </w:rPr>
        <w:tab/>
        <w:t xml:space="preserve">J. Bastida-Vázquez, G. Roa-Morales, R. M. Gómez-Espinosa, P. Balderas-Hernández, and R. Natividad-Rangel, “Water treatment applying electrocoagulation and filtration processes with a functionalized membrane of a contaminated water body from San Cayetano de Morelos, Toluca,” </w:t>
      </w:r>
      <w:r w:rsidRPr="00B95275">
        <w:rPr>
          <w:rFonts w:eastAsiaTheme="minorHAnsi"/>
          <w:i/>
          <w:iCs/>
          <w:sz w:val="16"/>
          <w:szCs w:val="16"/>
          <w:lang w:val="es-MX" w:eastAsia="en-US"/>
        </w:rPr>
        <w:t>Revista Mexicana de Ingeniera Quimica</w:t>
      </w:r>
      <w:r w:rsidRPr="00B95275">
        <w:rPr>
          <w:rFonts w:eastAsiaTheme="minorHAnsi"/>
          <w:sz w:val="16"/>
          <w:szCs w:val="16"/>
          <w:lang w:val="es-MX" w:eastAsia="en-US"/>
        </w:rPr>
        <w:t>, vol. 23, no. 1, 2024, doi: 10.24275/rmiq/IA24164.</w:t>
      </w:r>
    </w:p>
    <w:p w14:paraId="434E9402"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[53]</w:t>
      </w:r>
      <w:r w:rsidRPr="00B95275">
        <w:rPr>
          <w:rFonts w:eastAsiaTheme="minorHAnsi"/>
          <w:sz w:val="16"/>
          <w:szCs w:val="16"/>
          <w:lang w:val="es-MX" w:eastAsia="en-US"/>
        </w:rPr>
        <w:tab/>
        <w:t xml:space="preserve">K. Candassamy, J. Sreerambabu, and P. Sasikumar, “A comparative study between linear regression analysis and various codes for predicting the mechanical characteristics of polymer concrete using R-sand and M-sand,” </w:t>
      </w:r>
      <w:r w:rsidRPr="00B95275">
        <w:rPr>
          <w:rFonts w:eastAsiaTheme="minorHAnsi"/>
          <w:i/>
          <w:iCs/>
          <w:sz w:val="16"/>
          <w:szCs w:val="16"/>
          <w:lang w:val="es-MX" w:eastAsia="en-US"/>
        </w:rPr>
        <w:t>Revista de la Construccion</w:t>
      </w:r>
      <w:r w:rsidRPr="00B95275">
        <w:rPr>
          <w:rFonts w:eastAsiaTheme="minorHAnsi"/>
          <w:sz w:val="16"/>
          <w:szCs w:val="16"/>
          <w:lang w:val="es-MX" w:eastAsia="en-US"/>
        </w:rPr>
        <w:t>, vol. 23, no. 1, pp. 129–150, 2024, doi: 10.7764/RDLC.23.1.129.</w:t>
      </w:r>
    </w:p>
    <w:p w14:paraId="3890FA1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[54]</w:t>
      </w:r>
      <w:r w:rsidRPr="00B95275">
        <w:rPr>
          <w:rFonts w:eastAsiaTheme="minorHAnsi"/>
          <w:sz w:val="16"/>
          <w:szCs w:val="16"/>
          <w:lang w:val="es-MX" w:eastAsia="en-US"/>
        </w:rPr>
        <w:tab/>
        <w:t xml:space="preserve">C. Nuñez-Delgado, A. Luna-Flores, L. Conde-Hernández, E. Flores-Aquino, A. Romero-López, and N. Tepale, “Biosynthesis of gold nanoparticles using the aqueous extract of Hippocratea excelsa root bark. Antioxidant and photocatalytic evaluation,” </w:t>
      </w:r>
      <w:r w:rsidRPr="00B95275">
        <w:rPr>
          <w:rFonts w:eastAsiaTheme="minorHAnsi"/>
          <w:i/>
          <w:iCs/>
          <w:sz w:val="16"/>
          <w:szCs w:val="16"/>
          <w:lang w:val="es-MX" w:eastAsia="en-US"/>
        </w:rPr>
        <w:t>Rev Mex Ing Quim</w:t>
      </w:r>
      <w:r w:rsidRPr="00B95275">
        <w:rPr>
          <w:rFonts w:eastAsiaTheme="minorHAnsi"/>
          <w:sz w:val="16"/>
          <w:szCs w:val="16"/>
          <w:lang w:val="es-MX" w:eastAsia="en-US"/>
        </w:rPr>
        <w:t>, vol. 22, pp. 1–15, 2023.</w:t>
      </w:r>
    </w:p>
    <w:p w14:paraId="2CD69394"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[55]</w:t>
      </w:r>
      <w:r w:rsidRPr="00B95275">
        <w:rPr>
          <w:rFonts w:eastAsiaTheme="minorHAnsi"/>
          <w:sz w:val="16"/>
          <w:szCs w:val="16"/>
          <w:lang w:val="es-MX" w:eastAsia="en-US"/>
        </w:rPr>
        <w:tab/>
        <w:t xml:space="preserve">F. Lillo, L. García, and P. Severino-González, “MACHINE LEARNING MODEL FOR PREDICTING PRIMARY SCHOOL SCORES BASED ON SPATIAL, SOCIO DEMOGRAPHIC AND SCHOOL–RELATED INFORMATION,” </w:t>
      </w:r>
      <w:r w:rsidRPr="00B95275">
        <w:rPr>
          <w:rFonts w:eastAsiaTheme="minorHAnsi"/>
          <w:i/>
          <w:iCs/>
          <w:sz w:val="16"/>
          <w:szCs w:val="16"/>
          <w:lang w:val="es-MX" w:eastAsia="en-US"/>
        </w:rPr>
        <w:t>Interciencia</w:t>
      </w:r>
      <w:r w:rsidRPr="00B95275">
        <w:rPr>
          <w:rFonts w:eastAsiaTheme="minorHAnsi"/>
          <w:sz w:val="16"/>
          <w:szCs w:val="16"/>
          <w:lang w:val="es-MX" w:eastAsia="en-US"/>
        </w:rPr>
        <w:t>, vol. 49, no. 1, pp. 60–67, 2024.</w:t>
      </w:r>
    </w:p>
    <w:p w14:paraId="3EE86517"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[56]</w:t>
      </w:r>
      <w:r w:rsidRPr="00B95275">
        <w:rPr>
          <w:rFonts w:eastAsiaTheme="minorHAnsi"/>
          <w:sz w:val="16"/>
          <w:szCs w:val="16"/>
          <w:lang w:val="es-MX" w:eastAsia="en-US"/>
        </w:rPr>
        <w:tab/>
        <w:t>F. C. MG and D. O. JL, “Bacterial Self-Healing of Concrete: A Scoping Review,” 2023.</w:t>
      </w:r>
    </w:p>
    <w:p w14:paraId="747AF267"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[57]</w:t>
      </w:r>
      <w:r w:rsidRPr="00B95275">
        <w:rPr>
          <w:rFonts w:eastAsiaTheme="minorHAnsi"/>
          <w:sz w:val="16"/>
          <w:szCs w:val="16"/>
          <w:lang w:val="es-MX" w:eastAsia="en-US"/>
        </w:rPr>
        <w:tab/>
        <w:t xml:space="preserve">A. M. Sánchez-Gálvez, S. Sánchez-Gálvez, R. Álvarez-González, and F. Rojas-Alarcon, “Covid-19 Mortality Risk Prediction Model Using Machine Learning,” </w:t>
      </w:r>
      <w:r w:rsidRPr="00B95275">
        <w:rPr>
          <w:rFonts w:eastAsiaTheme="minorHAnsi"/>
          <w:i/>
          <w:iCs/>
          <w:sz w:val="16"/>
          <w:szCs w:val="16"/>
          <w:lang w:val="es-MX" w:eastAsia="en-US"/>
        </w:rPr>
        <w:t>Computación y Sistemas</w:t>
      </w:r>
      <w:r w:rsidRPr="00B95275">
        <w:rPr>
          <w:rFonts w:eastAsiaTheme="minorHAnsi"/>
          <w:sz w:val="16"/>
          <w:szCs w:val="16"/>
          <w:lang w:val="es-MX" w:eastAsia="en-US"/>
        </w:rPr>
        <w:t>, vol. 27, no. 4, pp. 881–888, 2023.</w:t>
      </w:r>
    </w:p>
    <w:p w14:paraId="2BB24B76"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[58]</w:t>
      </w:r>
      <w:r w:rsidRPr="00B95275">
        <w:rPr>
          <w:rFonts w:eastAsiaTheme="minorHAnsi"/>
          <w:sz w:val="16"/>
          <w:szCs w:val="16"/>
          <w:lang w:val="es-MX" w:eastAsia="en-US"/>
        </w:rPr>
        <w:tab/>
        <w:t xml:space="preserve">L. A. Canas Mendoza, Y. Pineda Triana, and L. Mujica Roncery, “Study Of the Effect of Titanium Additions on The Mechanical and Corrosion Properties of AISI 316 Powder Metallurgical Steel,” </w:t>
      </w:r>
      <w:r w:rsidRPr="00B95275">
        <w:rPr>
          <w:rFonts w:eastAsiaTheme="minorHAnsi"/>
          <w:i/>
          <w:iCs/>
          <w:sz w:val="16"/>
          <w:szCs w:val="16"/>
          <w:lang w:val="es-MX" w:eastAsia="en-US"/>
        </w:rPr>
        <w:t>Ingeniería</w:t>
      </w:r>
      <w:r w:rsidRPr="00B95275">
        <w:rPr>
          <w:rFonts w:eastAsiaTheme="minorHAnsi"/>
          <w:sz w:val="16"/>
          <w:szCs w:val="16"/>
          <w:lang w:val="es-MX" w:eastAsia="en-US"/>
        </w:rPr>
        <w:t>, vol. 28, no. 3, 2023.</w:t>
      </w:r>
    </w:p>
    <w:p w14:paraId="7205B2E0"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[59]</w:t>
      </w:r>
      <w:r w:rsidRPr="00B95275">
        <w:rPr>
          <w:rFonts w:eastAsiaTheme="minorHAnsi"/>
          <w:sz w:val="16"/>
          <w:szCs w:val="16"/>
          <w:lang w:val="es-MX" w:eastAsia="en-US"/>
        </w:rPr>
        <w:tab/>
        <w:t xml:space="preserve">J. J. Arango Benjumea, C. A. Montoya Agudelo, and M. Á. Vásquez Mira, “Non-discrimination at work as a component of decent work for human dignity,” </w:t>
      </w:r>
      <w:r w:rsidRPr="00B95275">
        <w:rPr>
          <w:rFonts w:eastAsiaTheme="minorHAnsi"/>
          <w:i/>
          <w:iCs/>
          <w:sz w:val="16"/>
          <w:szCs w:val="16"/>
          <w:lang w:val="es-MX" w:eastAsia="en-US"/>
        </w:rPr>
        <w:t>Revista Lasallista de Investigación</w:t>
      </w:r>
      <w:r w:rsidRPr="00B95275">
        <w:rPr>
          <w:rFonts w:eastAsiaTheme="minorHAnsi"/>
          <w:sz w:val="16"/>
          <w:szCs w:val="16"/>
          <w:lang w:val="es-MX" w:eastAsia="en-US"/>
        </w:rPr>
        <w:t>, vol. 20, no. 2, pp. 99–125, 2023.</w:t>
      </w:r>
    </w:p>
    <w:p w14:paraId="5FAC2060"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[60]</w:t>
      </w:r>
      <w:r w:rsidRPr="00B95275">
        <w:rPr>
          <w:rFonts w:eastAsiaTheme="minorHAnsi"/>
          <w:sz w:val="16"/>
          <w:szCs w:val="16"/>
          <w:lang w:val="es-MX" w:eastAsia="en-US"/>
        </w:rPr>
        <w:tab/>
        <w:t xml:space="preserve">Y. Castro-Montoya </w:t>
      </w:r>
      <w:r w:rsidRPr="00B95275">
        <w:rPr>
          <w:rFonts w:eastAsiaTheme="minorHAnsi"/>
          <w:i/>
          <w:iCs/>
          <w:sz w:val="16"/>
          <w:szCs w:val="16"/>
          <w:lang w:val="es-MX" w:eastAsia="en-US"/>
        </w:rPr>
        <w:t>et al.</w:t>
      </w:r>
      <w:r w:rsidRPr="00B95275">
        <w:rPr>
          <w:rFonts w:eastAsiaTheme="minorHAnsi"/>
          <w:sz w:val="16"/>
          <w:szCs w:val="16"/>
          <w:lang w:val="es-MX" w:eastAsia="en-US"/>
        </w:rPr>
        <w:t>, “Effect of the extrusion process on phytochemical, antioxidant, and cooking properties of gluten-free pasta made from broken rice and nopal Efecto del proceso de extrusión sobre las propiedades fitoquímicas, antioxidantes y de cocción de pastas libres de gluten elaboradas a partir de arroz quebrado y nopal,” 2024.</w:t>
      </w:r>
    </w:p>
    <w:p w14:paraId="6962FD61"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[61]</w:t>
      </w:r>
      <w:r w:rsidRPr="00B95275">
        <w:rPr>
          <w:rFonts w:eastAsiaTheme="minorHAnsi"/>
          <w:sz w:val="16"/>
          <w:szCs w:val="16"/>
          <w:lang w:val="es-MX" w:eastAsia="en-US"/>
        </w:rPr>
        <w:tab/>
        <w:t xml:space="preserve">P. Severino-Gonzalez, D. Gallardo-Vázquez, H. Lira-Ramos, G. Sarmiento-Peralta, J. D. J. Romero-Argueta, and C. Ortuya-Poblete, “University social responsibility and environmental education: Challenges that contribute to the development of educational policies in Chile,” </w:t>
      </w:r>
      <w:r w:rsidRPr="00B95275">
        <w:rPr>
          <w:rFonts w:eastAsiaTheme="minorHAnsi"/>
          <w:i/>
          <w:iCs/>
          <w:sz w:val="16"/>
          <w:szCs w:val="16"/>
          <w:lang w:val="es-MX" w:eastAsia="en-US"/>
        </w:rPr>
        <w:t>Interciencia</w:t>
      </w:r>
      <w:r w:rsidRPr="00B95275">
        <w:rPr>
          <w:rFonts w:eastAsiaTheme="minorHAnsi"/>
          <w:sz w:val="16"/>
          <w:szCs w:val="16"/>
          <w:lang w:val="es-MX" w:eastAsia="en-US"/>
        </w:rPr>
        <w:t>, vol. 49, no. 2, pp. 94–103, 2024.</w:t>
      </w:r>
    </w:p>
    <w:p w14:paraId="159F71C5" w14:textId="77777777" w:rsidR="00CB798B" w:rsidRPr="00B95275" w:rsidRDefault="00CB798B" w:rsidP="00B95275">
      <w:pPr>
        <w:pStyle w:val="Bibliografa"/>
        <w:ind w:left="426" w:hanging="426"/>
        <w:rPr>
          <w:rFonts w:eastAsiaTheme="minorHAnsi"/>
          <w:sz w:val="16"/>
          <w:szCs w:val="16"/>
          <w:lang w:val="es-MX" w:eastAsia="en-US"/>
        </w:rPr>
      </w:pPr>
      <w:r w:rsidRPr="00B95275">
        <w:rPr>
          <w:rFonts w:eastAsiaTheme="minorHAnsi"/>
          <w:sz w:val="16"/>
          <w:szCs w:val="16"/>
          <w:lang w:val="es-MX" w:eastAsia="en-US"/>
        </w:rPr>
        <w:t>[62]</w:t>
      </w:r>
      <w:r w:rsidRPr="00B95275">
        <w:rPr>
          <w:rFonts w:eastAsiaTheme="minorHAnsi"/>
          <w:sz w:val="16"/>
          <w:szCs w:val="16"/>
          <w:lang w:val="es-MX" w:eastAsia="en-US"/>
        </w:rPr>
        <w:tab/>
        <w:t xml:space="preserve">V. Ortiz-Cea, V. V. Geldres-Weiss, J. Dote-Pardo, and R. Reveco-Sepúlveda, “COSTS AND CARBON FOOTPRINT: EXPLORING THE CONTEMPORARY LITERATURE,” </w:t>
      </w:r>
      <w:r w:rsidRPr="00B95275">
        <w:rPr>
          <w:rFonts w:eastAsiaTheme="minorHAnsi"/>
          <w:i/>
          <w:iCs/>
          <w:sz w:val="16"/>
          <w:szCs w:val="16"/>
          <w:lang w:val="es-MX" w:eastAsia="en-US"/>
        </w:rPr>
        <w:t>Interciencia</w:t>
      </w:r>
      <w:r w:rsidRPr="00B95275">
        <w:rPr>
          <w:rFonts w:eastAsiaTheme="minorHAnsi"/>
          <w:sz w:val="16"/>
          <w:szCs w:val="16"/>
          <w:lang w:val="es-MX" w:eastAsia="en-US"/>
        </w:rPr>
        <w:t>, vol. 49, no. 11, pp. 632–640, 2024.</w:t>
      </w:r>
    </w:p>
    <w:p w14:paraId="55358330" w14:textId="20DC4BE4" w:rsidR="004542B1" w:rsidRPr="0053226E" w:rsidRDefault="006E38BF" w:rsidP="00B95275">
      <w:pPr>
        <w:pStyle w:val="Bibliografa"/>
        <w:ind w:left="426" w:hanging="426"/>
        <w:rPr>
          <w:spacing w:val="-5"/>
          <w:sz w:val="16"/>
          <w:szCs w:val="16"/>
          <w:lang w:val="en-US"/>
        </w:rPr>
      </w:pPr>
      <w:r w:rsidRPr="00B95275">
        <w:rPr>
          <w:spacing w:val="-5"/>
          <w:sz w:val="16"/>
          <w:szCs w:val="16"/>
          <w:lang w:val="en-US"/>
        </w:rPr>
        <w:fldChar w:fldCharType="end"/>
      </w:r>
    </w:p>
    <w:p w14:paraId="045861EB" w14:textId="676E8922" w:rsidR="0053226E" w:rsidRPr="0053226E" w:rsidRDefault="0053226E" w:rsidP="0053226E">
      <w:pPr>
        <w:ind w:left="426" w:hanging="426"/>
        <w:rPr>
          <w:spacing w:val="-5"/>
          <w:sz w:val="16"/>
          <w:szCs w:val="16"/>
          <w:lang w:val="en-US"/>
        </w:rPr>
      </w:pPr>
    </w:p>
    <w:p w14:paraId="3059DB47" w14:textId="77777777" w:rsidR="0053226E" w:rsidRDefault="0053226E" w:rsidP="008A1F05">
      <w:pPr>
        <w:ind w:firstLine="284"/>
        <w:rPr>
          <w:spacing w:val="-5"/>
          <w:sz w:val="20"/>
          <w:szCs w:val="20"/>
          <w:lang w:val="en-US"/>
        </w:rPr>
      </w:pPr>
    </w:p>
    <w:p w14:paraId="279C1F27" w14:textId="77777777" w:rsidR="0062155B" w:rsidRDefault="0062155B" w:rsidP="007C5FBB">
      <w:pPr>
        <w:pStyle w:val="ADYNACVAutores"/>
        <w:rPr>
          <w:b/>
        </w:rPr>
      </w:pPr>
    </w:p>
    <w:p w14:paraId="29AD6D3C" w14:textId="1EB975B2" w:rsidR="00710C0D" w:rsidRPr="00710C0D" w:rsidRDefault="003A29C2" w:rsidP="00710C0D">
      <w:pPr>
        <w:rPr>
          <w:sz w:val="16"/>
          <w:szCs w:val="20"/>
          <w:lang w:val="en-US"/>
        </w:rPr>
      </w:pPr>
      <w:r>
        <w:rPr>
          <w:b/>
        </w:rPr>
        <w:t>A.M. López</w:t>
      </w:r>
      <w:r>
        <w:t xml:space="preserve"> </w:t>
      </w:r>
      <w:r w:rsidR="00710C0D" w:rsidRPr="00710C0D">
        <w:rPr>
          <w:sz w:val="16"/>
          <w:szCs w:val="20"/>
          <w:lang w:val="en-US"/>
        </w:rPr>
        <w:t xml:space="preserve">received her B.S. in Electronic Engineering in 2006 from Pontificia Universidad Javeriana. In 2012, she earned an M.Sc. in Information Technology and Telecommunications Management from ICSI University, and in 2015, a specialization in Business Intelligence from Universidad Pontificia </w:t>
      </w:r>
      <w:proofErr w:type="spellStart"/>
      <w:r w:rsidR="00710C0D" w:rsidRPr="00710C0D">
        <w:rPr>
          <w:sz w:val="16"/>
          <w:szCs w:val="20"/>
          <w:lang w:val="en-US"/>
        </w:rPr>
        <w:t>Bolivariana</w:t>
      </w:r>
      <w:proofErr w:type="spellEnd"/>
      <w:r w:rsidR="00710C0D" w:rsidRPr="00710C0D">
        <w:rPr>
          <w:sz w:val="16"/>
          <w:szCs w:val="20"/>
          <w:lang w:val="en-US"/>
        </w:rPr>
        <w:t xml:space="preserve">. She is currently a Cloud Solution Architect with experience as a Data Science and Machine Learning consultant and technical leader. She has extensive experience in designing and developing field solutions, with responsibilities ranging from strategic planning to operational execution. She is a professional with strong analytical skills, a high level of commitment, </w:t>
      </w:r>
      <w:r w:rsidR="00710C0D">
        <w:rPr>
          <w:sz w:val="16"/>
          <w:szCs w:val="20"/>
          <w:lang w:val="en-US"/>
        </w:rPr>
        <w:t xml:space="preserve">a </w:t>
      </w:r>
      <w:r w:rsidR="00710C0D" w:rsidRPr="00710C0D">
        <w:rPr>
          <w:sz w:val="16"/>
          <w:szCs w:val="20"/>
          <w:lang w:val="en-US"/>
        </w:rPr>
        <w:t xml:space="preserve">goal-oriented focus, and excellent teamwork capabilities, </w:t>
      </w:r>
      <w:r w:rsidR="00710C0D">
        <w:rPr>
          <w:sz w:val="16"/>
          <w:szCs w:val="20"/>
          <w:lang w:val="en-US"/>
        </w:rPr>
        <w:t xml:space="preserve">making her </w:t>
      </w:r>
      <w:r w:rsidR="00710C0D" w:rsidRPr="00710C0D">
        <w:rPr>
          <w:sz w:val="16"/>
          <w:szCs w:val="20"/>
          <w:lang w:val="en-US"/>
        </w:rPr>
        <w:t>well-suited to lead and manag</w:t>
      </w:r>
      <w:r w:rsidR="00710C0D">
        <w:rPr>
          <w:sz w:val="16"/>
          <w:szCs w:val="20"/>
          <w:lang w:val="en-US"/>
        </w:rPr>
        <w:t>e</w:t>
      </w:r>
      <w:r w:rsidR="00710C0D" w:rsidRPr="00710C0D">
        <w:rPr>
          <w:sz w:val="16"/>
          <w:szCs w:val="20"/>
          <w:lang w:val="en-US"/>
        </w:rPr>
        <w:t xml:space="preserve"> projects.</w:t>
      </w:r>
    </w:p>
    <w:p w14:paraId="007E87A6" w14:textId="7D446F0F" w:rsidR="003A29C2" w:rsidRDefault="003A29C2" w:rsidP="007C5FBB">
      <w:pPr>
        <w:pStyle w:val="ADYNACVAutores"/>
        <w:rPr>
          <w:b/>
        </w:rPr>
      </w:pPr>
    </w:p>
    <w:p w14:paraId="12FC40F1" w14:textId="64263121" w:rsidR="003A29C2" w:rsidRPr="004304B7" w:rsidRDefault="003A29C2" w:rsidP="007C5FBB">
      <w:pPr>
        <w:pStyle w:val="ADYNACVAutores"/>
        <w:rPr>
          <w:b/>
        </w:rPr>
      </w:pPr>
    </w:p>
    <w:p w14:paraId="2B63D4B7" w14:textId="7AA3F4BC" w:rsidR="00B17492" w:rsidRPr="00C55E17" w:rsidRDefault="00FD759E" w:rsidP="00710C0D">
      <w:r w:rsidRPr="00C55E17">
        <w:rPr>
          <w:b/>
        </w:rPr>
        <w:t>J.D. Velásquez-Henao</w:t>
      </w:r>
      <w:r w:rsidRPr="00C55E17">
        <w:t xml:space="preserve"> </w:t>
      </w:r>
      <w:r w:rsidR="00710C0D">
        <w:t>r</w:t>
      </w:r>
      <w:proofErr w:type="spellStart"/>
      <w:r w:rsidR="00710C0D" w:rsidRPr="00710C0D">
        <w:rPr>
          <w:sz w:val="16"/>
          <w:szCs w:val="20"/>
          <w:lang w:val="en-US"/>
        </w:rPr>
        <w:t>eceived</w:t>
      </w:r>
      <w:proofErr w:type="spellEnd"/>
      <w:r w:rsidR="00710C0D" w:rsidRPr="00710C0D">
        <w:rPr>
          <w:sz w:val="16"/>
          <w:szCs w:val="20"/>
          <w:lang w:val="en-US"/>
        </w:rPr>
        <w:t xml:space="preserve"> his B.S. in Civil Engineering in 1994, M.S. in Systems Engineering in 1997, and Ph.D. in Energy Systems in 2009, all from the National University of Colombia in Medellín, Colombia. From 1994 to 1999, he worked in the electricity sector, holding positions in utilities and consulting firms. In 2000, he joined the National University of Colombia in Medellín, where he was appointed Full Professor of Computer Science in 2012. He served as Associate Dean for Research from 2004 to 2006 and led the Department of Computing and Decision Sciences at the </w:t>
      </w:r>
      <w:proofErr w:type="spellStart"/>
      <w:r w:rsidR="00710C0D" w:rsidRPr="00710C0D">
        <w:rPr>
          <w:sz w:val="16"/>
          <w:szCs w:val="20"/>
          <w:lang w:val="en-US"/>
        </w:rPr>
        <w:t>Facultad</w:t>
      </w:r>
      <w:proofErr w:type="spellEnd"/>
      <w:r w:rsidR="00710C0D" w:rsidRPr="00710C0D">
        <w:rPr>
          <w:sz w:val="16"/>
          <w:szCs w:val="20"/>
          <w:lang w:val="en-US"/>
        </w:rPr>
        <w:t xml:space="preserve"> de Minas from 2009 to 2018. His research focuses on simulation, modeling, optimization, and forecasting in energy markets. His areas of expertise include nonlinear time-series analysis, forecasting using statistical and computational intelligence methods, numerical optimization with metaheuristics, and analytics and data science. He currently teaches postgraduate courses in data science, machine learning, and big data within the Analytics program, with an emphasis on Python programming.</w:t>
      </w:r>
    </w:p>
    <w:p w14:paraId="2FE43724" w14:textId="77777777" w:rsidR="000773BE" w:rsidRDefault="00A61586" w:rsidP="00E043AB">
      <w:pPr>
        <w:pStyle w:val="ADYNACVAutores"/>
        <w:spacing w:after="120"/>
        <w:rPr>
          <w:lang w:val="es-CO"/>
        </w:rPr>
      </w:pPr>
      <w:r w:rsidRPr="00504143">
        <w:rPr>
          <w:lang w:val="es-CO"/>
        </w:rPr>
        <w:t>ORCID:</w:t>
      </w:r>
      <w:r w:rsidR="00B749AA" w:rsidRPr="00504143">
        <w:rPr>
          <w:lang w:val="es-CO"/>
        </w:rPr>
        <w:t xml:space="preserve"> </w:t>
      </w:r>
      <w:r w:rsidR="00E043AB" w:rsidRPr="00504143">
        <w:rPr>
          <w:lang w:val="es-CO"/>
        </w:rPr>
        <w:t>0000-0003-3043-3037</w:t>
      </w:r>
    </w:p>
    <w:p w14:paraId="508E17C2" w14:textId="77777777" w:rsidR="00710C0D" w:rsidRDefault="00710C0D" w:rsidP="00710C0D">
      <w:pPr>
        <w:pStyle w:val="ADYNACVAutores"/>
      </w:pPr>
      <w:r w:rsidRPr="00F57A4C">
        <w:rPr>
          <w:b/>
          <w:bCs/>
        </w:rPr>
        <w:t>L. Cadavid</w:t>
      </w:r>
      <w:r w:rsidRPr="00F57A4C">
        <w:t xml:space="preserve"> earned a BS in Management Engineering in 2006, an MSc in Systems Engineering in 2010, and a PhD in Systems Engineering in 2015, all from the National University of Colombia, Medellín, Colombia. She currently serves as an Assistant Professor at the National University of Colombia, Medellín Campus. Her primary research focuses and publications include the diffusion of innovations, agent-based modeling and simulation, and clean energy.</w:t>
      </w:r>
    </w:p>
    <w:p w14:paraId="76323F25" w14:textId="77777777" w:rsidR="00710C0D" w:rsidRPr="00B21FAD" w:rsidRDefault="00710C0D" w:rsidP="00710C0D">
      <w:pPr>
        <w:pStyle w:val="ADYNACVAutores"/>
        <w:spacing w:after="120"/>
      </w:pPr>
      <w:r>
        <w:t xml:space="preserve">ORCID: </w:t>
      </w:r>
      <w:r w:rsidRPr="00504143">
        <w:t>0000-0002-6025-5940</w:t>
      </w:r>
    </w:p>
    <w:p w14:paraId="7C95D8DF" w14:textId="77777777" w:rsidR="00554E7A" w:rsidRPr="00B21FAD" w:rsidRDefault="00554E7A" w:rsidP="00E043AB">
      <w:pPr>
        <w:pStyle w:val="ADYNACVAutores"/>
        <w:spacing w:after="120"/>
      </w:pPr>
    </w:p>
    <w:sectPr w:rsidR="00554E7A" w:rsidRPr="00B21FAD" w:rsidSect="00DB1830">
      <w:type w:val="continuous"/>
      <w:pgSz w:w="12242" w:h="15842" w:code="1"/>
      <w:pgMar w:top="1247" w:right="958" w:bottom="1247" w:left="958" w:header="731" w:footer="709" w:gutter="397"/>
      <w:cols w:num="2" w:space="227"/>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1FBEB" w14:textId="77777777" w:rsidR="00A77585" w:rsidRDefault="00A77585" w:rsidP="0099410F">
      <w:r>
        <w:separator/>
      </w:r>
    </w:p>
  </w:endnote>
  <w:endnote w:type="continuationSeparator" w:id="0">
    <w:p w14:paraId="1A16F46A" w14:textId="77777777" w:rsidR="00A77585" w:rsidRDefault="00A77585" w:rsidP="00994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Imprint MT Shadow">
    <w:panose1 w:val="04020605060303030202"/>
    <w:charset w:val="4D"/>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BB01" w14:textId="77777777" w:rsidR="00752FD3" w:rsidRDefault="00752FD3" w:rsidP="00372740">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AA608AE" w14:textId="77777777" w:rsidR="00752FD3" w:rsidRDefault="00752FD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6388" w14:textId="77777777" w:rsidR="00752FD3" w:rsidRPr="00BB7DA2" w:rsidRDefault="00752FD3" w:rsidP="00832F4D">
    <w:pPr>
      <w:pStyle w:val="Piedepgina"/>
      <w:framePr w:wrap="around" w:vAnchor="text" w:hAnchor="margin" w:xAlign="center" w:y="1"/>
      <w:spacing w:before="200"/>
      <w:rPr>
        <w:rStyle w:val="Nmerodepgina"/>
        <w:sz w:val="16"/>
        <w:szCs w:val="16"/>
      </w:rPr>
    </w:pPr>
    <w:r w:rsidRPr="00BB7DA2">
      <w:rPr>
        <w:rStyle w:val="Nmerodepgina"/>
        <w:sz w:val="16"/>
        <w:szCs w:val="16"/>
      </w:rPr>
      <w:fldChar w:fldCharType="begin"/>
    </w:r>
    <w:r w:rsidRPr="00832F4D">
      <w:rPr>
        <w:rStyle w:val="Nmerodepgina"/>
        <w:sz w:val="16"/>
        <w:szCs w:val="16"/>
      </w:rPr>
      <w:instrText xml:space="preserve">PAGE  </w:instrText>
    </w:r>
    <w:r w:rsidRPr="00BB7DA2">
      <w:rPr>
        <w:rStyle w:val="Nmerodepgina"/>
        <w:sz w:val="16"/>
        <w:szCs w:val="16"/>
      </w:rPr>
      <w:fldChar w:fldCharType="separate"/>
    </w:r>
    <w:r>
      <w:rPr>
        <w:rStyle w:val="Nmerodepgina"/>
        <w:noProof/>
        <w:sz w:val="16"/>
        <w:szCs w:val="16"/>
      </w:rPr>
      <w:t>2</w:t>
    </w:r>
    <w:r w:rsidRPr="00BB7DA2">
      <w:rPr>
        <w:rStyle w:val="Nmerodepgina"/>
        <w:sz w:val="16"/>
        <w:szCs w:val="16"/>
      </w:rPr>
      <w:fldChar w:fldCharType="end"/>
    </w:r>
  </w:p>
  <w:p w14:paraId="27820C8F" w14:textId="77777777" w:rsidR="00752FD3" w:rsidRPr="00372740" w:rsidRDefault="00752FD3" w:rsidP="00832F4D">
    <w:pPr>
      <w:pStyle w:val="Piedepgina"/>
      <w:tabs>
        <w:tab w:val="clear" w:pos="4252"/>
        <w:tab w:val="clear" w:pos="8504"/>
        <w:tab w:val="center" w:pos="5103"/>
      </w:tabs>
      <w:spacing w:before="200"/>
      <w:rPr>
        <w:szCs w:val="20"/>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6C17A" w14:textId="77777777" w:rsidR="00752FD3" w:rsidRPr="001840D2" w:rsidRDefault="00752FD3" w:rsidP="00EB3FA8">
    <w:pPr>
      <w:pStyle w:val="TituloArticulo"/>
      <w:spacing w:before="200"/>
      <w:rPr>
        <w:sz w:val="16"/>
        <w:szCs w:val="16"/>
        <w:lang w:val="es-CO"/>
      </w:rPr>
    </w:pPr>
    <w:r w:rsidRPr="001840D2">
      <w:rPr>
        <w:sz w:val="16"/>
        <w:szCs w:val="16"/>
        <w:lang w:val="es-CO"/>
      </w:rPr>
      <w:t xml:space="preserve">© </w:t>
    </w:r>
    <w:proofErr w:type="spellStart"/>
    <w:r w:rsidRPr="001840D2">
      <w:rPr>
        <w:sz w:val="16"/>
        <w:szCs w:val="16"/>
        <w:lang w:val="es-CO"/>
      </w:rPr>
      <w:t>The</w:t>
    </w:r>
    <w:proofErr w:type="spellEnd"/>
    <w:r w:rsidRPr="001840D2">
      <w:rPr>
        <w:sz w:val="16"/>
        <w:szCs w:val="16"/>
        <w:lang w:val="es-CO"/>
      </w:rPr>
      <w:t xml:space="preserve"> </w:t>
    </w:r>
    <w:proofErr w:type="spellStart"/>
    <w:r w:rsidRPr="001840D2">
      <w:rPr>
        <w:sz w:val="16"/>
        <w:szCs w:val="16"/>
        <w:lang w:val="es-CO"/>
      </w:rPr>
      <w:t>authors</w:t>
    </w:r>
    <w:proofErr w:type="spellEnd"/>
    <w:r w:rsidRPr="001840D2">
      <w:rPr>
        <w:sz w:val="16"/>
        <w:szCs w:val="16"/>
        <w:lang w:val="es-CO"/>
      </w:rPr>
      <w:t xml:space="preserve">; </w:t>
    </w:r>
    <w:proofErr w:type="spellStart"/>
    <w:r w:rsidRPr="001840D2">
      <w:rPr>
        <w:sz w:val="16"/>
        <w:szCs w:val="16"/>
        <w:lang w:val="es-CO"/>
      </w:rPr>
      <w:t>licensee</w:t>
    </w:r>
    <w:proofErr w:type="spellEnd"/>
    <w:r w:rsidRPr="001840D2">
      <w:rPr>
        <w:sz w:val="16"/>
        <w:szCs w:val="16"/>
        <w:lang w:val="es-CO"/>
      </w:rPr>
      <w:t xml:space="preserve"> Universidad Nacional de Colombia.</w:t>
    </w:r>
    <w:r>
      <w:rPr>
        <w:sz w:val="16"/>
        <w:szCs w:val="16"/>
        <w:lang w:val="es-CO"/>
      </w:rPr>
      <w:t xml:space="preserve"> </w:t>
    </w:r>
    <w:r>
      <w:rPr>
        <w:noProof/>
        <w:lang w:val="es-CO" w:eastAsia="es-CO"/>
      </w:rPr>
      <w:drawing>
        <wp:inline distT="0" distB="0" distL="0" distR="0" wp14:anchorId="48D40925" wp14:editId="096FB2D3">
          <wp:extent cx="417600" cy="147600"/>
          <wp:effectExtent l="0" t="0" r="1905" b="5080"/>
          <wp:docPr id="1" name="Imagen 1" descr="Creative Commons Lic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cens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7600" cy="147600"/>
                  </a:xfrm>
                  <a:prstGeom prst="rect">
                    <a:avLst/>
                  </a:prstGeom>
                  <a:noFill/>
                  <a:ln>
                    <a:noFill/>
                  </a:ln>
                </pic:spPr>
              </pic:pic>
            </a:graphicData>
          </a:graphic>
        </wp:inline>
      </w:drawing>
    </w:r>
  </w:p>
  <w:p w14:paraId="0D29563E" w14:textId="77777777" w:rsidR="00752FD3" w:rsidRPr="00EB3FA8" w:rsidRDefault="00752FD3" w:rsidP="00EB3FA8">
    <w:pPr>
      <w:pStyle w:val="TituloArticulo"/>
      <w:rPr>
        <w:sz w:val="18"/>
      </w:rPr>
    </w:pPr>
    <w:r w:rsidRPr="00B81DA2">
      <w:rPr>
        <w:rFonts w:ascii="Imprint MT Shadow" w:hAnsi="Imprint MT Shadow"/>
        <w:sz w:val="16"/>
        <w:szCs w:val="20"/>
      </w:rPr>
      <w:t>DYNA</w:t>
    </w:r>
    <w:r w:rsidRPr="00B81DA2">
      <w:rPr>
        <w:sz w:val="16"/>
        <w:szCs w:val="20"/>
      </w:rPr>
      <w:t xml:space="preserve"> 81 (184),</w:t>
    </w:r>
    <w:r>
      <w:rPr>
        <w:sz w:val="16"/>
        <w:szCs w:val="16"/>
      </w:rPr>
      <w:t xml:space="preserve"> pp. 1-2</w:t>
    </w:r>
    <w:r w:rsidRPr="003A7469">
      <w:rPr>
        <w:sz w:val="16"/>
        <w:szCs w:val="16"/>
      </w:rPr>
      <w:t xml:space="preserve">. </w:t>
    </w:r>
    <w:proofErr w:type="gramStart"/>
    <w:r>
      <w:rPr>
        <w:sz w:val="16"/>
        <w:szCs w:val="16"/>
      </w:rPr>
      <w:t>April</w:t>
    </w:r>
    <w:r w:rsidRPr="003A7469">
      <w:rPr>
        <w:sz w:val="16"/>
        <w:szCs w:val="16"/>
      </w:rPr>
      <w:t>,</w:t>
    </w:r>
    <w:proofErr w:type="gramEnd"/>
    <w:r w:rsidRPr="003A7469">
      <w:rPr>
        <w:sz w:val="16"/>
        <w:szCs w:val="16"/>
      </w:rPr>
      <w:t xml:space="preserve"> 2014</w:t>
    </w:r>
    <w:r>
      <w:rPr>
        <w:sz w:val="16"/>
        <w:szCs w:val="16"/>
      </w:rPr>
      <w:t>.</w:t>
    </w:r>
    <w:r w:rsidRPr="00B81DA2">
      <w:rPr>
        <w:sz w:val="16"/>
        <w:szCs w:val="16"/>
      </w:rPr>
      <w:t xml:space="preserve"> </w:t>
    </w:r>
    <w:r w:rsidRPr="003A7469">
      <w:rPr>
        <w:sz w:val="16"/>
        <w:szCs w:val="16"/>
      </w:rPr>
      <w:t>Medellín. ISSN 0012-7353 Printed, ISSN 2346-2183 Online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703EB" w14:textId="77777777" w:rsidR="00A77585" w:rsidRDefault="00A77585" w:rsidP="0099410F">
      <w:r>
        <w:separator/>
      </w:r>
    </w:p>
  </w:footnote>
  <w:footnote w:type="continuationSeparator" w:id="0">
    <w:p w14:paraId="1EEAC112" w14:textId="77777777" w:rsidR="00A77585" w:rsidRDefault="00A77585" w:rsidP="00994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7C138" w14:textId="44332DEE" w:rsidR="00752FD3" w:rsidRPr="00EB3FA8" w:rsidRDefault="00752FD3" w:rsidP="00EB3FA8">
    <w:pPr>
      <w:pStyle w:val="Encabezado"/>
      <w:tabs>
        <w:tab w:val="clear" w:pos="4252"/>
        <w:tab w:val="clear" w:pos="8504"/>
        <w:tab w:val="center" w:pos="5103"/>
      </w:tabs>
      <w:spacing w:after="280"/>
      <w:jc w:val="center"/>
      <w:rPr>
        <w:sz w:val="16"/>
        <w:szCs w:val="16"/>
      </w:rPr>
    </w:pPr>
    <w:r>
      <w:rPr>
        <w:sz w:val="16"/>
        <w:szCs w:val="16"/>
        <w:lang w:val="es-CO"/>
      </w:rPr>
      <w:t>Velásquez-Henao</w:t>
    </w:r>
    <w:r w:rsidRPr="006903C4">
      <w:rPr>
        <w:sz w:val="16"/>
        <w:szCs w:val="16"/>
        <w:lang w:val="es-CO"/>
      </w:rPr>
      <w:t xml:space="preserve"> / </w:t>
    </w:r>
    <w:r w:rsidRPr="00731237">
      <w:rPr>
        <w:rFonts w:ascii="Imprint MT Shadow" w:hAnsi="Imprint MT Shadow"/>
        <w:sz w:val="16"/>
        <w:szCs w:val="16"/>
      </w:rPr>
      <w:t>DYNA</w:t>
    </w:r>
    <w:r w:rsidRPr="00731237">
      <w:rPr>
        <w:sz w:val="16"/>
        <w:szCs w:val="16"/>
      </w:rPr>
      <w:t xml:space="preserve"> 81 (184), pp. </w:t>
    </w:r>
    <w:r>
      <w:rPr>
        <w:sz w:val="16"/>
        <w:szCs w:val="16"/>
      </w:rPr>
      <w:t>1-2</w:t>
    </w:r>
    <w:r w:rsidRPr="00731237">
      <w:rPr>
        <w:sz w:val="16"/>
        <w:szCs w:val="16"/>
      </w:rPr>
      <w:t xml:space="preserve">. </w:t>
    </w:r>
    <w:r w:rsidR="00DE0888">
      <w:rPr>
        <w:sz w:val="16"/>
        <w:szCs w:val="16"/>
      </w:rPr>
      <w:t>June</w:t>
    </w:r>
    <w:r w:rsidRPr="00CB352A">
      <w:rPr>
        <w:sz w:val="16"/>
        <w:szCs w:val="16"/>
      </w:rPr>
      <w:t>, 20</w:t>
    </w:r>
    <w:r w:rsidR="00AC6CC9">
      <w:rPr>
        <w:sz w:val="16"/>
        <w:szCs w:val="16"/>
      </w:rPr>
      <w:t>2</w:t>
    </w:r>
    <w:r w:rsidR="0080726E">
      <w:rPr>
        <w:sz w:val="16"/>
        <w:szCs w:val="16"/>
      </w:rPr>
      <w:t>5</w:t>
    </w:r>
    <w:r w:rsidRPr="00CB352A">
      <w:rPr>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0"/>
      <w:gridCol w:w="6209"/>
    </w:tblGrid>
    <w:tr w:rsidR="00752FD3" w:rsidRPr="0069368A" w14:paraId="72AF4763" w14:textId="77777777" w:rsidTr="004F7AA0">
      <w:tc>
        <w:tcPr>
          <w:tcW w:w="3794" w:type="dxa"/>
          <w:vAlign w:val="center"/>
        </w:tcPr>
        <w:p w14:paraId="05CD7457" w14:textId="77777777" w:rsidR="00752FD3" w:rsidRPr="005917DE" w:rsidRDefault="00752FD3" w:rsidP="000F3EB5">
          <w:pPr>
            <w:pStyle w:val="Encabezado"/>
            <w:tabs>
              <w:tab w:val="clear" w:pos="4252"/>
              <w:tab w:val="clear" w:pos="8504"/>
              <w:tab w:val="center" w:pos="5103"/>
              <w:tab w:val="right" w:pos="10348"/>
            </w:tabs>
            <w:spacing w:after="80"/>
            <w:jc w:val="left"/>
            <w:rPr>
              <w:rFonts w:ascii="Arial" w:hAnsi="Arial" w:cs="Arial"/>
              <w:b/>
              <w:szCs w:val="20"/>
              <w:lang w:val="en-US"/>
            </w:rPr>
          </w:pPr>
          <w:r>
            <w:rPr>
              <w:rFonts w:ascii="Arial" w:hAnsi="Arial" w:cs="Arial"/>
              <w:b/>
              <w:noProof/>
              <w:szCs w:val="20"/>
              <w:lang w:val="es-CO" w:eastAsia="es-CO"/>
            </w:rPr>
            <w:drawing>
              <wp:inline distT="0" distB="0" distL="0" distR="0" wp14:anchorId="43EEFDDA" wp14:editId="428D7BD2">
                <wp:extent cx="1850400" cy="878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cudo un.emf"/>
                        <pic:cNvPicPr/>
                      </pic:nvPicPr>
                      <pic:blipFill>
                        <a:blip r:embed="rId1">
                          <a:extLst>
                            <a:ext uri="{28A0092B-C50C-407E-A947-70E740481C1C}">
                              <a14:useLocalDpi xmlns:a14="http://schemas.microsoft.com/office/drawing/2010/main" val="0"/>
                            </a:ext>
                          </a:extLst>
                        </a:blip>
                        <a:stretch>
                          <a:fillRect/>
                        </a:stretch>
                      </pic:blipFill>
                      <pic:spPr>
                        <a:xfrm>
                          <a:off x="0" y="0"/>
                          <a:ext cx="1850400" cy="878400"/>
                        </a:xfrm>
                        <a:prstGeom prst="rect">
                          <a:avLst/>
                        </a:prstGeom>
                      </pic:spPr>
                    </pic:pic>
                  </a:graphicData>
                </a:graphic>
              </wp:inline>
            </w:drawing>
          </w:r>
        </w:p>
      </w:tc>
      <w:tc>
        <w:tcPr>
          <w:tcW w:w="6662" w:type="dxa"/>
          <w:vAlign w:val="center"/>
        </w:tcPr>
        <w:p w14:paraId="35F4D8D7" w14:textId="77777777" w:rsidR="00752FD3" w:rsidRPr="003A7469" w:rsidRDefault="00752FD3" w:rsidP="003B6567">
          <w:pPr>
            <w:pStyle w:val="Encabezado"/>
            <w:tabs>
              <w:tab w:val="clear" w:pos="4252"/>
              <w:tab w:val="clear" w:pos="8504"/>
              <w:tab w:val="center" w:pos="5103"/>
              <w:tab w:val="right" w:pos="10348"/>
            </w:tabs>
            <w:jc w:val="right"/>
            <w:rPr>
              <w:rFonts w:ascii="Imprint MT Shadow" w:eastAsiaTheme="minorHAnsi" w:hAnsi="Imprint MT Shadow"/>
              <w:noProof/>
              <w:sz w:val="76"/>
              <w:szCs w:val="76"/>
              <w:lang w:val="en-US"/>
            </w:rPr>
          </w:pPr>
          <w:r w:rsidRPr="003A7469">
            <w:rPr>
              <w:rFonts w:ascii="Imprint MT Shadow" w:eastAsiaTheme="minorHAnsi" w:hAnsi="Imprint MT Shadow"/>
              <w:noProof/>
              <w:sz w:val="76"/>
              <w:szCs w:val="76"/>
              <w:lang w:val="en-US"/>
            </w:rPr>
            <w:t>DYNA</w:t>
          </w:r>
        </w:p>
        <w:p w14:paraId="0D2F8288" w14:textId="77777777" w:rsidR="00752FD3" w:rsidRPr="003A7469" w:rsidRDefault="00752FD3" w:rsidP="003B6567">
          <w:pPr>
            <w:pStyle w:val="Encabezado"/>
            <w:tabs>
              <w:tab w:val="clear" w:pos="4252"/>
              <w:tab w:val="clear" w:pos="8504"/>
              <w:tab w:val="center" w:pos="5103"/>
              <w:tab w:val="right" w:pos="10348"/>
            </w:tabs>
            <w:jc w:val="right"/>
            <w:rPr>
              <w:sz w:val="76"/>
              <w:szCs w:val="76"/>
              <w:lang w:val="en-US"/>
            </w:rPr>
          </w:pPr>
          <w:r w:rsidRPr="003A7469">
            <w:rPr>
              <w:szCs w:val="20"/>
              <w:lang w:val="en-US"/>
            </w:rPr>
            <w:t>http://dyna.medellin.unal.edu.co/</w:t>
          </w:r>
        </w:p>
      </w:tc>
    </w:tr>
  </w:tbl>
  <w:p w14:paraId="495292B5" w14:textId="77777777" w:rsidR="00752FD3" w:rsidRPr="003A7469" w:rsidRDefault="00752FD3" w:rsidP="005917DE">
    <w:pPr>
      <w:pStyle w:val="Encabezado"/>
      <w:tabs>
        <w:tab w:val="right" w:pos="8222"/>
      </w:tabs>
      <w:jc w:val="center"/>
      <w:rPr>
        <w:rFonts w:ascii="Arial" w:hAnsi="Arial"/>
        <w:b/>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7493"/>
    <w:multiLevelType w:val="hybridMultilevel"/>
    <w:tmpl w:val="E7149AE0"/>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1" w15:restartNumberingAfterBreak="0">
    <w:nsid w:val="536054A6"/>
    <w:multiLevelType w:val="multilevel"/>
    <w:tmpl w:val="AF223AE6"/>
    <w:styleLink w:val="Listaactual1"/>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 w15:restartNumberingAfterBreak="0">
    <w:nsid w:val="56513994"/>
    <w:multiLevelType w:val="hybridMultilevel"/>
    <w:tmpl w:val="44F49344"/>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 w15:restartNumberingAfterBreak="0">
    <w:nsid w:val="57CB4C2A"/>
    <w:multiLevelType w:val="hybridMultilevel"/>
    <w:tmpl w:val="5144F9A6"/>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4" w15:restartNumberingAfterBreak="0">
    <w:nsid w:val="727D7180"/>
    <w:multiLevelType w:val="multilevel"/>
    <w:tmpl w:val="8D00CE2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875729212">
    <w:abstractNumId w:val="4"/>
  </w:num>
  <w:num w:numId="2" w16cid:durableId="1745906665">
    <w:abstractNumId w:val="1"/>
  </w:num>
  <w:num w:numId="3" w16cid:durableId="752974477">
    <w:abstractNumId w:val="3"/>
  </w:num>
  <w:num w:numId="4" w16cid:durableId="1928541744">
    <w:abstractNumId w:val="0"/>
  </w:num>
  <w:num w:numId="5" w16cid:durableId="505093687">
    <w:abstractNumId w:val="2"/>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David Velasquez">
    <w15:presenceInfo w15:providerId="AD" w15:userId="S::jdvelasq@unal.edu.co::127ace57-d707-4434-b11c-361ab16c99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mirrorMargins/>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4B2"/>
    <w:rsid w:val="00001DBF"/>
    <w:rsid w:val="000056E5"/>
    <w:rsid w:val="00005E3E"/>
    <w:rsid w:val="0001081B"/>
    <w:rsid w:val="00015190"/>
    <w:rsid w:val="00016584"/>
    <w:rsid w:val="000202D4"/>
    <w:rsid w:val="00034271"/>
    <w:rsid w:val="00035E95"/>
    <w:rsid w:val="00036F84"/>
    <w:rsid w:val="000375EE"/>
    <w:rsid w:val="00046B5E"/>
    <w:rsid w:val="00051BA8"/>
    <w:rsid w:val="000532CF"/>
    <w:rsid w:val="00057193"/>
    <w:rsid w:val="000740A4"/>
    <w:rsid w:val="00074725"/>
    <w:rsid w:val="00075C62"/>
    <w:rsid w:val="000773BE"/>
    <w:rsid w:val="00077422"/>
    <w:rsid w:val="00081586"/>
    <w:rsid w:val="00082E9D"/>
    <w:rsid w:val="00083A2D"/>
    <w:rsid w:val="00087FC5"/>
    <w:rsid w:val="000A0C7E"/>
    <w:rsid w:val="000A2239"/>
    <w:rsid w:val="000A3F26"/>
    <w:rsid w:val="000A651C"/>
    <w:rsid w:val="000A6D6A"/>
    <w:rsid w:val="000B4D09"/>
    <w:rsid w:val="000C10D7"/>
    <w:rsid w:val="000C3DA4"/>
    <w:rsid w:val="000C5E84"/>
    <w:rsid w:val="000C68B3"/>
    <w:rsid w:val="000D1802"/>
    <w:rsid w:val="000D438E"/>
    <w:rsid w:val="000D5A34"/>
    <w:rsid w:val="000E0355"/>
    <w:rsid w:val="000E4201"/>
    <w:rsid w:val="000E43FD"/>
    <w:rsid w:val="000F2F0E"/>
    <w:rsid w:val="000F3EB5"/>
    <w:rsid w:val="000F40F9"/>
    <w:rsid w:val="000F588A"/>
    <w:rsid w:val="000F738F"/>
    <w:rsid w:val="000F787B"/>
    <w:rsid w:val="00101F68"/>
    <w:rsid w:val="001029DB"/>
    <w:rsid w:val="001032E0"/>
    <w:rsid w:val="00104C5B"/>
    <w:rsid w:val="00111EBF"/>
    <w:rsid w:val="00112816"/>
    <w:rsid w:val="0012027D"/>
    <w:rsid w:val="00122104"/>
    <w:rsid w:val="001232D8"/>
    <w:rsid w:val="00123561"/>
    <w:rsid w:val="0012485E"/>
    <w:rsid w:val="0013052D"/>
    <w:rsid w:val="00131A6D"/>
    <w:rsid w:val="001354C0"/>
    <w:rsid w:val="0013686A"/>
    <w:rsid w:val="00153F27"/>
    <w:rsid w:val="001607F4"/>
    <w:rsid w:val="00167DAF"/>
    <w:rsid w:val="00170B76"/>
    <w:rsid w:val="00172B8F"/>
    <w:rsid w:val="00173CF4"/>
    <w:rsid w:val="001751E2"/>
    <w:rsid w:val="00176EE1"/>
    <w:rsid w:val="00177844"/>
    <w:rsid w:val="00181A6E"/>
    <w:rsid w:val="00182C61"/>
    <w:rsid w:val="00182F7F"/>
    <w:rsid w:val="001840D2"/>
    <w:rsid w:val="00190D9E"/>
    <w:rsid w:val="00192AAE"/>
    <w:rsid w:val="00193F89"/>
    <w:rsid w:val="001A006C"/>
    <w:rsid w:val="001A4669"/>
    <w:rsid w:val="001A6DAF"/>
    <w:rsid w:val="001B317C"/>
    <w:rsid w:val="001C21F1"/>
    <w:rsid w:val="001C4BA9"/>
    <w:rsid w:val="001C5AEC"/>
    <w:rsid w:val="001C633D"/>
    <w:rsid w:val="001C710C"/>
    <w:rsid w:val="001D03D9"/>
    <w:rsid w:val="001D16CB"/>
    <w:rsid w:val="001D284B"/>
    <w:rsid w:val="001D2B78"/>
    <w:rsid w:val="001E0DDC"/>
    <w:rsid w:val="001E37BC"/>
    <w:rsid w:val="001E3DCC"/>
    <w:rsid w:val="001E518B"/>
    <w:rsid w:val="001E64D6"/>
    <w:rsid w:val="001F77F7"/>
    <w:rsid w:val="002012A0"/>
    <w:rsid w:val="00211C35"/>
    <w:rsid w:val="00216386"/>
    <w:rsid w:val="00226567"/>
    <w:rsid w:val="002266A2"/>
    <w:rsid w:val="00230546"/>
    <w:rsid w:val="00231680"/>
    <w:rsid w:val="00231EC9"/>
    <w:rsid w:val="0023444D"/>
    <w:rsid w:val="00234EE5"/>
    <w:rsid w:val="0024470D"/>
    <w:rsid w:val="00244A96"/>
    <w:rsid w:val="00245E87"/>
    <w:rsid w:val="002474FA"/>
    <w:rsid w:val="002542FA"/>
    <w:rsid w:val="002548AA"/>
    <w:rsid w:val="002611B1"/>
    <w:rsid w:val="00265F2D"/>
    <w:rsid w:val="00270565"/>
    <w:rsid w:val="00270DBC"/>
    <w:rsid w:val="002712F3"/>
    <w:rsid w:val="002720D1"/>
    <w:rsid w:val="002736BB"/>
    <w:rsid w:val="00273E7D"/>
    <w:rsid w:val="00276969"/>
    <w:rsid w:val="00282563"/>
    <w:rsid w:val="00284229"/>
    <w:rsid w:val="002904B5"/>
    <w:rsid w:val="002917E1"/>
    <w:rsid w:val="00295066"/>
    <w:rsid w:val="002A5239"/>
    <w:rsid w:val="002A6F72"/>
    <w:rsid w:val="002B12C5"/>
    <w:rsid w:val="002B251A"/>
    <w:rsid w:val="002B311D"/>
    <w:rsid w:val="002B3E5E"/>
    <w:rsid w:val="002C5B22"/>
    <w:rsid w:val="002D0E8B"/>
    <w:rsid w:val="002D514B"/>
    <w:rsid w:val="002E5092"/>
    <w:rsid w:val="002E5B70"/>
    <w:rsid w:val="002F0C71"/>
    <w:rsid w:val="002F13F5"/>
    <w:rsid w:val="002F39F3"/>
    <w:rsid w:val="002F5768"/>
    <w:rsid w:val="002F5D4F"/>
    <w:rsid w:val="00305D8A"/>
    <w:rsid w:val="0031030C"/>
    <w:rsid w:val="00310FF7"/>
    <w:rsid w:val="00312484"/>
    <w:rsid w:val="00314EC2"/>
    <w:rsid w:val="0032596D"/>
    <w:rsid w:val="00325E94"/>
    <w:rsid w:val="003311E4"/>
    <w:rsid w:val="0033262E"/>
    <w:rsid w:val="00341C87"/>
    <w:rsid w:val="00342502"/>
    <w:rsid w:val="00344231"/>
    <w:rsid w:val="00346234"/>
    <w:rsid w:val="00350CEE"/>
    <w:rsid w:val="00350E2A"/>
    <w:rsid w:val="0035207F"/>
    <w:rsid w:val="00354E07"/>
    <w:rsid w:val="00355638"/>
    <w:rsid w:val="00356671"/>
    <w:rsid w:val="00356985"/>
    <w:rsid w:val="00357B05"/>
    <w:rsid w:val="003604CE"/>
    <w:rsid w:val="0036549A"/>
    <w:rsid w:val="00372740"/>
    <w:rsid w:val="00381EA9"/>
    <w:rsid w:val="0038239E"/>
    <w:rsid w:val="00383397"/>
    <w:rsid w:val="00384863"/>
    <w:rsid w:val="0038597A"/>
    <w:rsid w:val="00386495"/>
    <w:rsid w:val="0038772A"/>
    <w:rsid w:val="00392545"/>
    <w:rsid w:val="00394092"/>
    <w:rsid w:val="00395217"/>
    <w:rsid w:val="00396881"/>
    <w:rsid w:val="0039696F"/>
    <w:rsid w:val="003A0FD6"/>
    <w:rsid w:val="003A13F6"/>
    <w:rsid w:val="003A2494"/>
    <w:rsid w:val="003A29C2"/>
    <w:rsid w:val="003A3488"/>
    <w:rsid w:val="003A3E78"/>
    <w:rsid w:val="003A3F0C"/>
    <w:rsid w:val="003A4E2A"/>
    <w:rsid w:val="003A5E6F"/>
    <w:rsid w:val="003A6139"/>
    <w:rsid w:val="003A7469"/>
    <w:rsid w:val="003A77FE"/>
    <w:rsid w:val="003B14BC"/>
    <w:rsid w:val="003B2DA4"/>
    <w:rsid w:val="003B3932"/>
    <w:rsid w:val="003B4CA2"/>
    <w:rsid w:val="003B6567"/>
    <w:rsid w:val="003C246A"/>
    <w:rsid w:val="003C294A"/>
    <w:rsid w:val="003C41F1"/>
    <w:rsid w:val="003C7A68"/>
    <w:rsid w:val="003D2825"/>
    <w:rsid w:val="003D2C2B"/>
    <w:rsid w:val="003D32C8"/>
    <w:rsid w:val="003D437F"/>
    <w:rsid w:val="003D6470"/>
    <w:rsid w:val="003D6723"/>
    <w:rsid w:val="003E3352"/>
    <w:rsid w:val="003E3B0E"/>
    <w:rsid w:val="003E74F5"/>
    <w:rsid w:val="003F093A"/>
    <w:rsid w:val="003F0B08"/>
    <w:rsid w:val="003F0CAA"/>
    <w:rsid w:val="003F37D3"/>
    <w:rsid w:val="003F4631"/>
    <w:rsid w:val="003F5E41"/>
    <w:rsid w:val="003F7890"/>
    <w:rsid w:val="00400719"/>
    <w:rsid w:val="004020BD"/>
    <w:rsid w:val="00404507"/>
    <w:rsid w:val="004157DA"/>
    <w:rsid w:val="00417E9F"/>
    <w:rsid w:val="00420857"/>
    <w:rsid w:val="00421D95"/>
    <w:rsid w:val="004222DD"/>
    <w:rsid w:val="0042324A"/>
    <w:rsid w:val="00423B7A"/>
    <w:rsid w:val="00425F55"/>
    <w:rsid w:val="004262E1"/>
    <w:rsid w:val="004304B7"/>
    <w:rsid w:val="00431EA5"/>
    <w:rsid w:val="00432C6E"/>
    <w:rsid w:val="00447B41"/>
    <w:rsid w:val="004524BD"/>
    <w:rsid w:val="004542B1"/>
    <w:rsid w:val="004554E5"/>
    <w:rsid w:val="00455605"/>
    <w:rsid w:val="004616C4"/>
    <w:rsid w:val="00471557"/>
    <w:rsid w:val="004811E5"/>
    <w:rsid w:val="00481248"/>
    <w:rsid w:val="004815AA"/>
    <w:rsid w:val="00483AB6"/>
    <w:rsid w:val="00483F41"/>
    <w:rsid w:val="00490E10"/>
    <w:rsid w:val="004947BD"/>
    <w:rsid w:val="00494AED"/>
    <w:rsid w:val="00494BE5"/>
    <w:rsid w:val="00497CC1"/>
    <w:rsid w:val="004B15BB"/>
    <w:rsid w:val="004B1955"/>
    <w:rsid w:val="004B6AD0"/>
    <w:rsid w:val="004C31B3"/>
    <w:rsid w:val="004C4091"/>
    <w:rsid w:val="004C684B"/>
    <w:rsid w:val="004D09D2"/>
    <w:rsid w:val="004D2098"/>
    <w:rsid w:val="004D6D4A"/>
    <w:rsid w:val="004E3A7F"/>
    <w:rsid w:val="004E4FA4"/>
    <w:rsid w:val="004E7463"/>
    <w:rsid w:val="004F0330"/>
    <w:rsid w:val="004F0DDA"/>
    <w:rsid w:val="004F791E"/>
    <w:rsid w:val="004F7AA0"/>
    <w:rsid w:val="005014F1"/>
    <w:rsid w:val="0050213C"/>
    <w:rsid w:val="00502FE0"/>
    <w:rsid w:val="00504143"/>
    <w:rsid w:val="005071CA"/>
    <w:rsid w:val="00507380"/>
    <w:rsid w:val="0050791F"/>
    <w:rsid w:val="00512755"/>
    <w:rsid w:val="00522FAD"/>
    <w:rsid w:val="00531475"/>
    <w:rsid w:val="00531856"/>
    <w:rsid w:val="0053226E"/>
    <w:rsid w:val="0053282D"/>
    <w:rsid w:val="00534973"/>
    <w:rsid w:val="005360EB"/>
    <w:rsid w:val="00537487"/>
    <w:rsid w:val="00537AB1"/>
    <w:rsid w:val="0054554B"/>
    <w:rsid w:val="00545903"/>
    <w:rsid w:val="00547AFD"/>
    <w:rsid w:val="005501A1"/>
    <w:rsid w:val="00552DBE"/>
    <w:rsid w:val="00554B68"/>
    <w:rsid w:val="00554E7A"/>
    <w:rsid w:val="00556DCC"/>
    <w:rsid w:val="005630B8"/>
    <w:rsid w:val="0056495B"/>
    <w:rsid w:val="00567B7F"/>
    <w:rsid w:val="0057073B"/>
    <w:rsid w:val="005748D3"/>
    <w:rsid w:val="0057538E"/>
    <w:rsid w:val="00576B55"/>
    <w:rsid w:val="00586F0C"/>
    <w:rsid w:val="005904B9"/>
    <w:rsid w:val="005917DE"/>
    <w:rsid w:val="00595D8F"/>
    <w:rsid w:val="00596622"/>
    <w:rsid w:val="0059674A"/>
    <w:rsid w:val="00596CAC"/>
    <w:rsid w:val="00596E65"/>
    <w:rsid w:val="0059787C"/>
    <w:rsid w:val="005979F0"/>
    <w:rsid w:val="005A07CB"/>
    <w:rsid w:val="005A36E3"/>
    <w:rsid w:val="005B189F"/>
    <w:rsid w:val="005B2A34"/>
    <w:rsid w:val="005B2CDE"/>
    <w:rsid w:val="005C1DA2"/>
    <w:rsid w:val="005C1E95"/>
    <w:rsid w:val="005D4565"/>
    <w:rsid w:val="005E0185"/>
    <w:rsid w:val="005E4EC1"/>
    <w:rsid w:val="005E5D1C"/>
    <w:rsid w:val="005E68C4"/>
    <w:rsid w:val="005F313C"/>
    <w:rsid w:val="00600412"/>
    <w:rsid w:val="00600AE5"/>
    <w:rsid w:val="00601B28"/>
    <w:rsid w:val="00606A01"/>
    <w:rsid w:val="00607446"/>
    <w:rsid w:val="0061275F"/>
    <w:rsid w:val="00615219"/>
    <w:rsid w:val="00615616"/>
    <w:rsid w:val="00617742"/>
    <w:rsid w:val="00620508"/>
    <w:rsid w:val="0062155B"/>
    <w:rsid w:val="00622DA9"/>
    <w:rsid w:val="00625394"/>
    <w:rsid w:val="00625772"/>
    <w:rsid w:val="00625FAD"/>
    <w:rsid w:val="00626FEB"/>
    <w:rsid w:val="00627A3F"/>
    <w:rsid w:val="00630662"/>
    <w:rsid w:val="00631F49"/>
    <w:rsid w:val="00633050"/>
    <w:rsid w:val="00633FD2"/>
    <w:rsid w:val="00640A42"/>
    <w:rsid w:val="006440A2"/>
    <w:rsid w:val="006459FF"/>
    <w:rsid w:val="00646DDB"/>
    <w:rsid w:val="0065293B"/>
    <w:rsid w:val="00652F6D"/>
    <w:rsid w:val="00655AE7"/>
    <w:rsid w:val="00655BED"/>
    <w:rsid w:val="006564E5"/>
    <w:rsid w:val="00656908"/>
    <w:rsid w:val="00665750"/>
    <w:rsid w:val="00670DFA"/>
    <w:rsid w:val="006758D8"/>
    <w:rsid w:val="0068073F"/>
    <w:rsid w:val="00680D34"/>
    <w:rsid w:val="00681624"/>
    <w:rsid w:val="00686962"/>
    <w:rsid w:val="006903C4"/>
    <w:rsid w:val="00691D77"/>
    <w:rsid w:val="0069368A"/>
    <w:rsid w:val="0069778C"/>
    <w:rsid w:val="006A3A5C"/>
    <w:rsid w:val="006A51BC"/>
    <w:rsid w:val="006A7593"/>
    <w:rsid w:val="006A7B0B"/>
    <w:rsid w:val="006B2DFF"/>
    <w:rsid w:val="006B6147"/>
    <w:rsid w:val="006C1DDF"/>
    <w:rsid w:val="006C1DE5"/>
    <w:rsid w:val="006C4697"/>
    <w:rsid w:val="006C5128"/>
    <w:rsid w:val="006C573B"/>
    <w:rsid w:val="006D6979"/>
    <w:rsid w:val="006D7CD0"/>
    <w:rsid w:val="006E37DB"/>
    <w:rsid w:val="006E38BF"/>
    <w:rsid w:val="006E3B97"/>
    <w:rsid w:val="006E4393"/>
    <w:rsid w:val="006E6F40"/>
    <w:rsid w:val="006F7199"/>
    <w:rsid w:val="006F791B"/>
    <w:rsid w:val="00703FF3"/>
    <w:rsid w:val="007102A0"/>
    <w:rsid w:val="00710C0D"/>
    <w:rsid w:val="00730E49"/>
    <w:rsid w:val="007340D7"/>
    <w:rsid w:val="00745030"/>
    <w:rsid w:val="007450A7"/>
    <w:rsid w:val="0075038D"/>
    <w:rsid w:val="007504EF"/>
    <w:rsid w:val="00752300"/>
    <w:rsid w:val="00752958"/>
    <w:rsid w:val="00752FD3"/>
    <w:rsid w:val="00753B1B"/>
    <w:rsid w:val="00761082"/>
    <w:rsid w:val="00762D40"/>
    <w:rsid w:val="0076586D"/>
    <w:rsid w:val="00767A81"/>
    <w:rsid w:val="00772C0E"/>
    <w:rsid w:val="00773074"/>
    <w:rsid w:val="00773B8B"/>
    <w:rsid w:val="00777DFB"/>
    <w:rsid w:val="00783246"/>
    <w:rsid w:val="00784108"/>
    <w:rsid w:val="00792B24"/>
    <w:rsid w:val="00793E52"/>
    <w:rsid w:val="007962AD"/>
    <w:rsid w:val="007A7390"/>
    <w:rsid w:val="007B21F3"/>
    <w:rsid w:val="007B43B3"/>
    <w:rsid w:val="007B7455"/>
    <w:rsid w:val="007C3F25"/>
    <w:rsid w:val="007C5FBB"/>
    <w:rsid w:val="007C67EC"/>
    <w:rsid w:val="007D1AD2"/>
    <w:rsid w:val="007D779A"/>
    <w:rsid w:val="007E151C"/>
    <w:rsid w:val="007E39DB"/>
    <w:rsid w:val="007E3FAE"/>
    <w:rsid w:val="007E49DF"/>
    <w:rsid w:val="007F2584"/>
    <w:rsid w:val="007F3D36"/>
    <w:rsid w:val="007F7C1E"/>
    <w:rsid w:val="0080081C"/>
    <w:rsid w:val="0080112C"/>
    <w:rsid w:val="0080726E"/>
    <w:rsid w:val="00815C2C"/>
    <w:rsid w:val="008202D6"/>
    <w:rsid w:val="008222EC"/>
    <w:rsid w:val="008245FF"/>
    <w:rsid w:val="00824A6D"/>
    <w:rsid w:val="00832F4D"/>
    <w:rsid w:val="00834E60"/>
    <w:rsid w:val="00836C3C"/>
    <w:rsid w:val="00840C61"/>
    <w:rsid w:val="00843E1D"/>
    <w:rsid w:val="008460D8"/>
    <w:rsid w:val="008477DD"/>
    <w:rsid w:val="00851868"/>
    <w:rsid w:val="008537BA"/>
    <w:rsid w:val="008552B8"/>
    <w:rsid w:val="00857EBA"/>
    <w:rsid w:val="0087023F"/>
    <w:rsid w:val="00870B94"/>
    <w:rsid w:val="00871A1D"/>
    <w:rsid w:val="00872305"/>
    <w:rsid w:val="0087337D"/>
    <w:rsid w:val="00876180"/>
    <w:rsid w:val="00880C84"/>
    <w:rsid w:val="0088426C"/>
    <w:rsid w:val="00884FAA"/>
    <w:rsid w:val="00886619"/>
    <w:rsid w:val="008902BB"/>
    <w:rsid w:val="00892315"/>
    <w:rsid w:val="0089296E"/>
    <w:rsid w:val="00893DB8"/>
    <w:rsid w:val="008961BB"/>
    <w:rsid w:val="008978D2"/>
    <w:rsid w:val="008979DF"/>
    <w:rsid w:val="008A1F05"/>
    <w:rsid w:val="008A431B"/>
    <w:rsid w:val="008B1A99"/>
    <w:rsid w:val="008B284A"/>
    <w:rsid w:val="008B6E9E"/>
    <w:rsid w:val="008C186E"/>
    <w:rsid w:val="008C5F3D"/>
    <w:rsid w:val="008C5FEA"/>
    <w:rsid w:val="008C7E30"/>
    <w:rsid w:val="008D4136"/>
    <w:rsid w:val="008D5A41"/>
    <w:rsid w:val="008E0E66"/>
    <w:rsid w:val="008E24DE"/>
    <w:rsid w:val="008E40B8"/>
    <w:rsid w:val="008E5412"/>
    <w:rsid w:val="008F3CF4"/>
    <w:rsid w:val="008F6A0B"/>
    <w:rsid w:val="00900396"/>
    <w:rsid w:val="00906B57"/>
    <w:rsid w:val="00911C8E"/>
    <w:rsid w:val="009136B9"/>
    <w:rsid w:val="009147B6"/>
    <w:rsid w:val="0092026E"/>
    <w:rsid w:val="00921E92"/>
    <w:rsid w:val="00921FF0"/>
    <w:rsid w:val="009244F0"/>
    <w:rsid w:val="009255F8"/>
    <w:rsid w:val="0092607C"/>
    <w:rsid w:val="009260AE"/>
    <w:rsid w:val="009304B2"/>
    <w:rsid w:val="00931FC0"/>
    <w:rsid w:val="009349F5"/>
    <w:rsid w:val="00937A9D"/>
    <w:rsid w:val="009404B2"/>
    <w:rsid w:val="00940728"/>
    <w:rsid w:val="009407E7"/>
    <w:rsid w:val="00941345"/>
    <w:rsid w:val="00941D7C"/>
    <w:rsid w:val="00942B69"/>
    <w:rsid w:val="009464CF"/>
    <w:rsid w:val="00950BF5"/>
    <w:rsid w:val="00954061"/>
    <w:rsid w:val="009541DC"/>
    <w:rsid w:val="00960A0E"/>
    <w:rsid w:val="00964991"/>
    <w:rsid w:val="0097193E"/>
    <w:rsid w:val="0097238D"/>
    <w:rsid w:val="00972C4A"/>
    <w:rsid w:val="00972DB1"/>
    <w:rsid w:val="00977DA0"/>
    <w:rsid w:val="00981BA0"/>
    <w:rsid w:val="00981C4D"/>
    <w:rsid w:val="0098465D"/>
    <w:rsid w:val="00984D55"/>
    <w:rsid w:val="00992AD6"/>
    <w:rsid w:val="00992C29"/>
    <w:rsid w:val="00992D5D"/>
    <w:rsid w:val="0099410F"/>
    <w:rsid w:val="00997F4E"/>
    <w:rsid w:val="009A0B80"/>
    <w:rsid w:val="009A36F0"/>
    <w:rsid w:val="009A48FF"/>
    <w:rsid w:val="009A4D90"/>
    <w:rsid w:val="009A6339"/>
    <w:rsid w:val="009A75A3"/>
    <w:rsid w:val="009B25DF"/>
    <w:rsid w:val="009B4D30"/>
    <w:rsid w:val="009B6E8D"/>
    <w:rsid w:val="009C19E1"/>
    <w:rsid w:val="009C229D"/>
    <w:rsid w:val="009C3E77"/>
    <w:rsid w:val="009C6137"/>
    <w:rsid w:val="009C7D1C"/>
    <w:rsid w:val="009D1294"/>
    <w:rsid w:val="009D5E07"/>
    <w:rsid w:val="009E33B8"/>
    <w:rsid w:val="009E76BE"/>
    <w:rsid w:val="009F1E77"/>
    <w:rsid w:val="009F2836"/>
    <w:rsid w:val="009F547B"/>
    <w:rsid w:val="00A01EE2"/>
    <w:rsid w:val="00A02F04"/>
    <w:rsid w:val="00A040A5"/>
    <w:rsid w:val="00A063D6"/>
    <w:rsid w:val="00A06E3E"/>
    <w:rsid w:val="00A12860"/>
    <w:rsid w:val="00A15D76"/>
    <w:rsid w:val="00A2109B"/>
    <w:rsid w:val="00A30467"/>
    <w:rsid w:val="00A339A5"/>
    <w:rsid w:val="00A36FE5"/>
    <w:rsid w:val="00A41F29"/>
    <w:rsid w:val="00A4271E"/>
    <w:rsid w:val="00A4275D"/>
    <w:rsid w:val="00A440CD"/>
    <w:rsid w:val="00A44551"/>
    <w:rsid w:val="00A460EB"/>
    <w:rsid w:val="00A464A7"/>
    <w:rsid w:val="00A4713A"/>
    <w:rsid w:val="00A510C3"/>
    <w:rsid w:val="00A53454"/>
    <w:rsid w:val="00A56076"/>
    <w:rsid w:val="00A56A75"/>
    <w:rsid w:val="00A56EF7"/>
    <w:rsid w:val="00A57E4B"/>
    <w:rsid w:val="00A60E69"/>
    <w:rsid w:val="00A61586"/>
    <w:rsid w:val="00A61672"/>
    <w:rsid w:val="00A64BE2"/>
    <w:rsid w:val="00A65088"/>
    <w:rsid w:val="00A665BC"/>
    <w:rsid w:val="00A750FD"/>
    <w:rsid w:val="00A77585"/>
    <w:rsid w:val="00A77F97"/>
    <w:rsid w:val="00A9042F"/>
    <w:rsid w:val="00A95D7B"/>
    <w:rsid w:val="00AA000F"/>
    <w:rsid w:val="00AA0A29"/>
    <w:rsid w:val="00AA1AEB"/>
    <w:rsid w:val="00AB2994"/>
    <w:rsid w:val="00AB5600"/>
    <w:rsid w:val="00AB58C9"/>
    <w:rsid w:val="00AC08F6"/>
    <w:rsid w:val="00AC6CC9"/>
    <w:rsid w:val="00AD250B"/>
    <w:rsid w:val="00AD3CEC"/>
    <w:rsid w:val="00AD3E14"/>
    <w:rsid w:val="00AD5418"/>
    <w:rsid w:val="00AE0051"/>
    <w:rsid w:val="00AE3AA3"/>
    <w:rsid w:val="00AE3BBA"/>
    <w:rsid w:val="00AE3EEA"/>
    <w:rsid w:val="00AF45FB"/>
    <w:rsid w:val="00AF68FE"/>
    <w:rsid w:val="00AF7CFB"/>
    <w:rsid w:val="00B00615"/>
    <w:rsid w:val="00B006DF"/>
    <w:rsid w:val="00B1273F"/>
    <w:rsid w:val="00B13235"/>
    <w:rsid w:val="00B1380A"/>
    <w:rsid w:val="00B16E1F"/>
    <w:rsid w:val="00B17492"/>
    <w:rsid w:val="00B17614"/>
    <w:rsid w:val="00B21FAD"/>
    <w:rsid w:val="00B22DE9"/>
    <w:rsid w:val="00B25DBB"/>
    <w:rsid w:val="00B26C62"/>
    <w:rsid w:val="00B31F3D"/>
    <w:rsid w:val="00B330A0"/>
    <w:rsid w:val="00B33FB3"/>
    <w:rsid w:val="00B434ED"/>
    <w:rsid w:val="00B46518"/>
    <w:rsid w:val="00B50EB0"/>
    <w:rsid w:val="00B527EC"/>
    <w:rsid w:val="00B55E66"/>
    <w:rsid w:val="00B561D7"/>
    <w:rsid w:val="00B64C02"/>
    <w:rsid w:val="00B667BF"/>
    <w:rsid w:val="00B73F04"/>
    <w:rsid w:val="00B744FF"/>
    <w:rsid w:val="00B7482A"/>
    <w:rsid w:val="00B749AA"/>
    <w:rsid w:val="00B75F68"/>
    <w:rsid w:val="00B76AD7"/>
    <w:rsid w:val="00B81C94"/>
    <w:rsid w:val="00B82F10"/>
    <w:rsid w:val="00B86EB4"/>
    <w:rsid w:val="00B8752A"/>
    <w:rsid w:val="00B93C96"/>
    <w:rsid w:val="00B95275"/>
    <w:rsid w:val="00BA17F5"/>
    <w:rsid w:val="00BA516E"/>
    <w:rsid w:val="00BA6559"/>
    <w:rsid w:val="00BB0EA6"/>
    <w:rsid w:val="00BB1683"/>
    <w:rsid w:val="00BB237F"/>
    <w:rsid w:val="00BB7DA2"/>
    <w:rsid w:val="00BC230A"/>
    <w:rsid w:val="00BC3577"/>
    <w:rsid w:val="00BC419B"/>
    <w:rsid w:val="00BC44D4"/>
    <w:rsid w:val="00BC5AA5"/>
    <w:rsid w:val="00BC7E81"/>
    <w:rsid w:val="00BD18E1"/>
    <w:rsid w:val="00BD2D95"/>
    <w:rsid w:val="00BE01D8"/>
    <w:rsid w:val="00BE0CCE"/>
    <w:rsid w:val="00BE1195"/>
    <w:rsid w:val="00BE6660"/>
    <w:rsid w:val="00BE737F"/>
    <w:rsid w:val="00BF0BC1"/>
    <w:rsid w:val="00BF2619"/>
    <w:rsid w:val="00BF384D"/>
    <w:rsid w:val="00BF5259"/>
    <w:rsid w:val="00BF54E0"/>
    <w:rsid w:val="00BF6FA4"/>
    <w:rsid w:val="00BF78B7"/>
    <w:rsid w:val="00C00940"/>
    <w:rsid w:val="00C04202"/>
    <w:rsid w:val="00C075B7"/>
    <w:rsid w:val="00C13B04"/>
    <w:rsid w:val="00C17E5F"/>
    <w:rsid w:val="00C213E8"/>
    <w:rsid w:val="00C24F12"/>
    <w:rsid w:val="00C32D87"/>
    <w:rsid w:val="00C32E4D"/>
    <w:rsid w:val="00C3475F"/>
    <w:rsid w:val="00C34EA6"/>
    <w:rsid w:val="00C40726"/>
    <w:rsid w:val="00C40966"/>
    <w:rsid w:val="00C41133"/>
    <w:rsid w:val="00C51234"/>
    <w:rsid w:val="00C55E17"/>
    <w:rsid w:val="00C600D9"/>
    <w:rsid w:val="00C60BB0"/>
    <w:rsid w:val="00C614E8"/>
    <w:rsid w:val="00C61D05"/>
    <w:rsid w:val="00C61E86"/>
    <w:rsid w:val="00C62630"/>
    <w:rsid w:val="00C627DC"/>
    <w:rsid w:val="00C63C47"/>
    <w:rsid w:val="00C71ADB"/>
    <w:rsid w:val="00C74E43"/>
    <w:rsid w:val="00C75E10"/>
    <w:rsid w:val="00C86E47"/>
    <w:rsid w:val="00C97D20"/>
    <w:rsid w:val="00CA1E65"/>
    <w:rsid w:val="00CA28EA"/>
    <w:rsid w:val="00CA2938"/>
    <w:rsid w:val="00CB0142"/>
    <w:rsid w:val="00CB06FB"/>
    <w:rsid w:val="00CB0CC9"/>
    <w:rsid w:val="00CB1D3C"/>
    <w:rsid w:val="00CB493F"/>
    <w:rsid w:val="00CB5098"/>
    <w:rsid w:val="00CB798B"/>
    <w:rsid w:val="00CC18BB"/>
    <w:rsid w:val="00CC4EBA"/>
    <w:rsid w:val="00CC5F5A"/>
    <w:rsid w:val="00CC791A"/>
    <w:rsid w:val="00CD1167"/>
    <w:rsid w:val="00CD1BC5"/>
    <w:rsid w:val="00CD56D3"/>
    <w:rsid w:val="00CD6899"/>
    <w:rsid w:val="00CE0A8A"/>
    <w:rsid w:val="00CE0D1B"/>
    <w:rsid w:val="00CE3E90"/>
    <w:rsid w:val="00CF10BC"/>
    <w:rsid w:val="00CF5CAD"/>
    <w:rsid w:val="00CF6C0B"/>
    <w:rsid w:val="00CF788E"/>
    <w:rsid w:val="00D01D1F"/>
    <w:rsid w:val="00D04051"/>
    <w:rsid w:val="00D063A4"/>
    <w:rsid w:val="00D12031"/>
    <w:rsid w:val="00D124C9"/>
    <w:rsid w:val="00D1279F"/>
    <w:rsid w:val="00D15DBF"/>
    <w:rsid w:val="00D15FD3"/>
    <w:rsid w:val="00D16C81"/>
    <w:rsid w:val="00D22E89"/>
    <w:rsid w:val="00D25CE4"/>
    <w:rsid w:val="00D2708D"/>
    <w:rsid w:val="00D270A5"/>
    <w:rsid w:val="00D27872"/>
    <w:rsid w:val="00D3553E"/>
    <w:rsid w:val="00D36F54"/>
    <w:rsid w:val="00D407C7"/>
    <w:rsid w:val="00D47030"/>
    <w:rsid w:val="00D50047"/>
    <w:rsid w:val="00D5067B"/>
    <w:rsid w:val="00D5317C"/>
    <w:rsid w:val="00D605D0"/>
    <w:rsid w:val="00D60971"/>
    <w:rsid w:val="00D66DDC"/>
    <w:rsid w:val="00D70BBA"/>
    <w:rsid w:val="00D7328E"/>
    <w:rsid w:val="00D77CFD"/>
    <w:rsid w:val="00D828F8"/>
    <w:rsid w:val="00D95B85"/>
    <w:rsid w:val="00D96163"/>
    <w:rsid w:val="00D96E39"/>
    <w:rsid w:val="00DA2C90"/>
    <w:rsid w:val="00DA53F0"/>
    <w:rsid w:val="00DA7D2E"/>
    <w:rsid w:val="00DB1830"/>
    <w:rsid w:val="00DB65F9"/>
    <w:rsid w:val="00DC16EC"/>
    <w:rsid w:val="00DC2FA9"/>
    <w:rsid w:val="00DC40AB"/>
    <w:rsid w:val="00DC69BF"/>
    <w:rsid w:val="00DD28F7"/>
    <w:rsid w:val="00DD6379"/>
    <w:rsid w:val="00DD6C3E"/>
    <w:rsid w:val="00DD7040"/>
    <w:rsid w:val="00DE0888"/>
    <w:rsid w:val="00DE2443"/>
    <w:rsid w:val="00DE27B3"/>
    <w:rsid w:val="00DE4E75"/>
    <w:rsid w:val="00DF07A2"/>
    <w:rsid w:val="00DF131C"/>
    <w:rsid w:val="00DF2171"/>
    <w:rsid w:val="00E006FB"/>
    <w:rsid w:val="00E043AB"/>
    <w:rsid w:val="00E07013"/>
    <w:rsid w:val="00E10CE5"/>
    <w:rsid w:val="00E13428"/>
    <w:rsid w:val="00E13CBE"/>
    <w:rsid w:val="00E20D94"/>
    <w:rsid w:val="00E23094"/>
    <w:rsid w:val="00E306DF"/>
    <w:rsid w:val="00E30D7A"/>
    <w:rsid w:val="00E3585B"/>
    <w:rsid w:val="00E50CF5"/>
    <w:rsid w:val="00E51E60"/>
    <w:rsid w:val="00E54493"/>
    <w:rsid w:val="00E60710"/>
    <w:rsid w:val="00E61EC2"/>
    <w:rsid w:val="00E6396F"/>
    <w:rsid w:val="00E64402"/>
    <w:rsid w:val="00E64C4A"/>
    <w:rsid w:val="00E73CF4"/>
    <w:rsid w:val="00E7693A"/>
    <w:rsid w:val="00E77146"/>
    <w:rsid w:val="00E773BA"/>
    <w:rsid w:val="00E82B0B"/>
    <w:rsid w:val="00E90DAF"/>
    <w:rsid w:val="00E90E6C"/>
    <w:rsid w:val="00E92249"/>
    <w:rsid w:val="00E929E3"/>
    <w:rsid w:val="00E95205"/>
    <w:rsid w:val="00E97877"/>
    <w:rsid w:val="00EA04E3"/>
    <w:rsid w:val="00EA6022"/>
    <w:rsid w:val="00EA6E58"/>
    <w:rsid w:val="00EB273F"/>
    <w:rsid w:val="00EB3FA8"/>
    <w:rsid w:val="00EC1186"/>
    <w:rsid w:val="00EC48FC"/>
    <w:rsid w:val="00EC4F91"/>
    <w:rsid w:val="00EC6E30"/>
    <w:rsid w:val="00ED346A"/>
    <w:rsid w:val="00ED4347"/>
    <w:rsid w:val="00ED4730"/>
    <w:rsid w:val="00ED4928"/>
    <w:rsid w:val="00ED6215"/>
    <w:rsid w:val="00ED72AE"/>
    <w:rsid w:val="00ED787D"/>
    <w:rsid w:val="00EE04F1"/>
    <w:rsid w:val="00EE441D"/>
    <w:rsid w:val="00EE46CC"/>
    <w:rsid w:val="00EF20F9"/>
    <w:rsid w:val="00EF42AD"/>
    <w:rsid w:val="00EF678B"/>
    <w:rsid w:val="00EF69DB"/>
    <w:rsid w:val="00F03D06"/>
    <w:rsid w:val="00F04AFE"/>
    <w:rsid w:val="00F11EF0"/>
    <w:rsid w:val="00F12EAC"/>
    <w:rsid w:val="00F16082"/>
    <w:rsid w:val="00F17B7E"/>
    <w:rsid w:val="00F22649"/>
    <w:rsid w:val="00F31493"/>
    <w:rsid w:val="00F31E42"/>
    <w:rsid w:val="00F32894"/>
    <w:rsid w:val="00F3717C"/>
    <w:rsid w:val="00F42908"/>
    <w:rsid w:val="00F45896"/>
    <w:rsid w:val="00F45A05"/>
    <w:rsid w:val="00F47167"/>
    <w:rsid w:val="00F50767"/>
    <w:rsid w:val="00F51205"/>
    <w:rsid w:val="00F542C2"/>
    <w:rsid w:val="00F57A4C"/>
    <w:rsid w:val="00F660B6"/>
    <w:rsid w:val="00F74A6D"/>
    <w:rsid w:val="00F76EFD"/>
    <w:rsid w:val="00F7717D"/>
    <w:rsid w:val="00F822F1"/>
    <w:rsid w:val="00F8328D"/>
    <w:rsid w:val="00F86A5C"/>
    <w:rsid w:val="00F91D5B"/>
    <w:rsid w:val="00F941C4"/>
    <w:rsid w:val="00F942B0"/>
    <w:rsid w:val="00F96388"/>
    <w:rsid w:val="00FA0AE7"/>
    <w:rsid w:val="00FA185E"/>
    <w:rsid w:val="00FA327D"/>
    <w:rsid w:val="00FA4FA2"/>
    <w:rsid w:val="00FA5AEB"/>
    <w:rsid w:val="00FA6EB2"/>
    <w:rsid w:val="00FA7D61"/>
    <w:rsid w:val="00FB0F54"/>
    <w:rsid w:val="00FB13A5"/>
    <w:rsid w:val="00FB145E"/>
    <w:rsid w:val="00FB2364"/>
    <w:rsid w:val="00FB3E70"/>
    <w:rsid w:val="00FB5257"/>
    <w:rsid w:val="00FC32F9"/>
    <w:rsid w:val="00FC3F62"/>
    <w:rsid w:val="00FC4734"/>
    <w:rsid w:val="00FD0C5F"/>
    <w:rsid w:val="00FD190C"/>
    <w:rsid w:val="00FD759E"/>
    <w:rsid w:val="00FE0C24"/>
    <w:rsid w:val="00FE1C83"/>
    <w:rsid w:val="00FE216E"/>
    <w:rsid w:val="00FE5423"/>
    <w:rsid w:val="00FE55AA"/>
    <w:rsid w:val="00FE655F"/>
    <w:rsid w:val="00FF044A"/>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4B8EF1"/>
  <w15:docId w15:val="{19049B0E-6F8F-4D35-B235-5BB822BBF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B798B"/>
    <w:pPr>
      <w:spacing w:after="0" w:line="240" w:lineRule="auto"/>
      <w:jc w:val="both"/>
    </w:pPr>
    <w:rPr>
      <w:rFonts w:ascii="Times New Roman" w:eastAsia="Times New Roman" w:hAnsi="Times New Roman" w:cs="Times New Roman"/>
      <w:sz w:val="18"/>
      <w:szCs w:val="24"/>
      <w:lang w:eastAsia="es-ES"/>
    </w:rPr>
  </w:style>
  <w:style w:type="paragraph" w:styleId="Ttulo1">
    <w:name w:val="heading 1"/>
    <w:aliases w:val="ADYNA_Título 01"/>
    <w:basedOn w:val="Normal"/>
    <w:next w:val="Normal"/>
    <w:link w:val="Ttulo1Car"/>
    <w:uiPriority w:val="9"/>
    <w:qFormat/>
    <w:rsid w:val="00CC4EBA"/>
    <w:pPr>
      <w:widowControl w:val="0"/>
      <w:numPr>
        <w:numId w:val="1"/>
      </w:numPr>
      <w:ind w:left="142" w:hanging="142"/>
      <w:jc w:val="left"/>
      <w:outlineLvl w:val="0"/>
    </w:pPr>
    <w:rPr>
      <w:rFonts w:eastAsiaTheme="majorEastAsia" w:cstheme="majorBidi"/>
      <w:b/>
      <w:bCs/>
      <w:szCs w:val="20"/>
      <w:lang w:val="en-US"/>
    </w:rPr>
  </w:style>
  <w:style w:type="paragraph" w:styleId="Ttulo2">
    <w:name w:val="heading 2"/>
    <w:aliases w:val="ADYNA_Título 2"/>
    <w:basedOn w:val="Normal"/>
    <w:next w:val="Normal"/>
    <w:link w:val="Ttulo2Car"/>
    <w:qFormat/>
    <w:rsid w:val="00230546"/>
    <w:pPr>
      <w:keepNext/>
      <w:numPr>
        <w:ilvl w:val="1"/>
        <w:numId w:val="1"/>
      </w:numPr>
      <w:tabs>
        <w:tab w:val="left" w:pos="426"/>
      </w:tabs>
      <w:ind w:left="284" w:hanging="284"/>
      <w:outlineLvl w:val="1"/>
    </w:pPr>
    <w:rPr>
      <w:b/>
      <w:bCs/>
      <w:i/>
      <w:lang w:val="en-US"/>
    </w:rPr>
  </w:style>
  <w:style w:type="paragraph" w:styleId="Ttulo3">
    <w:name w:val="heading 3"/>
    <w:aliases w:val="ADYNA_Título 3"/>
    <w:basedOn w:val="Normal"/>
    <w:next w:val="Normal"/>
    <w:link w:val="Ttulo3Car"/>
    <w:uiPriority w:val="9"/>
    <w:unhideWhenUsed/>
    <w:qFormat/>
    <w:rsid w:val="00A77F97"/>
    <w:pPr>
      <w:keepNext/>
      <w:keepLines/>
      <w:numPr>
        <w:ilvl w:val="2"/>
        <w:numId w:val="1"/>
      </w:numPr>
      <w:tabs>
        <w:tab w:val="left" w:pos="567"/>
      </w:tabs>
      <w:ind w:left="567" w:hanging="567"/>
      <w:outlineLvl w:val="2"/>
    </w:pPr>
    <w:rPr>
      <w:rFonts w:eastAsiaTheme="majorEastAsia" w:cstheme="majorBidi"/>
      <w:bCs/>
      <w:lang w:val="en-US"/>
    </w:rPr>
  </w:style>
  <w:style w:type="paragraph" w:styleId="Ttulo4">
    <w:name w:val="heading 4"/>
    <w:aliases w:val="ADYNA_Título 4"/>
    <w:basedOn w:val="Normal"/>
    <w:next w:val="Normal"/>
    <w:link w:val="Ttulo4Car"/>
    <w:uiPriority w:val="9"/>
    <w:unhideWhenUsed/>
    <w:qFormat/>
    <w:rsid w:val="007C5FBB"/>
    <w:pPr>
      <w:keepNext/>
      <w:keepLines/>
      <w:numPr>
        <w:ilvl w:val="3"/>
        <w:numId w:val="1"/>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D759E"/>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D759E"/>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D759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D759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FD759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ADYNA_Título 2 Car"/>
    <w:basedOn w:val="Fuentedeprrafopredeter"/>
    <w:link w:val="Ttulo2"/>
    <w:rsid w:val="00230546"/>
    <w:rPr>
      <w:rFonts w:ascii="Times New Roman" w:eastAsia="Times New Roman" w:hAnsi="Times New Roman" w:cs="Times New Roman"/>
      <w:b/>
      <w:bCs/>
      <w:i/>
      <w:sz w:val="18"/>
      <w:szCs w:val="24"/>
      <w:lang w:val="en-US" w:eastAsia="es-ES"/>
    </w:rPr>
  </w:style>
  <w:style w:type="paragraph" w:styleId="Encabezado">
    <w:name w:val="header"/>
    <w:basedOn w:val="Normal"/>
    <w:link w:val="EncabezadoCar"/>
    <w:uiPriority w:val="99"/>
    <w:unhideWhenUsed/>
    <w:rsid w:val="0099410F"/>
    <w:pPr>
      <w:tabs>
        <w:tab w:val="center" w:pos="4252"/>
        <w:tab w:val="right" w:pos="8504"/>
      </w:tabs>
    </w:pPr>
  </w:style>
  <w:style w:type="character" w:customStyle="1" w:styleId="EncabezadoCar">
    <w:name w:val="Encabezado Car"/>
    <w:basedOn w:val="Fuentedeprrafopredeter"/>
    <w:link w:val="Encabezado"/>
    <w:uiPriority w:val="99"/>
    <w:rsid w:val="0099410F"/>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99410F"/>
    <w:pPr>
      <w:tabs>
        <w:tab w:val="center" w:pos="4252"/>
        <w:tab w:val="right" w:pos="8504"/>
      </w:tabs>
    </w:pPr>
  </w:style>
  <w:style w:type="character" w:customStyle="1" w:styleId="PiedepginaCar">
    <w:name w:val="Pie de página Car"/>
    <w:basedOn w:val="Fuentedeprrafopredeter"/>
    <w:link w:val="Piedepgina"/>
    <w:uiPriority w:val="99"/>
    <w:rsid w:val="0099410F"/>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99410F"/>
    <w:rPr>
      <w:rFonts w:ascii="Lucida Grande" w:hAnsi="Lucida Grande" w:cs="Lucida Grande"/>
      <w:szCs w:val="18"/>
    </w:rPr>
  </w:style>
  <w:style w:type="character" w:customStyle="1" w:styleId="TextodegloboCar">
    <w:name w:val="Texto de globo Car"/>
    <w:basedOn w:val="Fuentedeprrafopredeter"/>
    <w:link w:val="Textodeglobo"/>
    <w:uiPriority w:val="99"/>
    <w:semiHidden/>
    <w:rsid w:val="0099410F"/>
    <w:rPr>
      <w:rFonts w:ascii="Lucida Grande" w:eastAsia="Times New Roman" w:hAnsi="Lucida Grande" w:cs="Lucida Grande"/>
      <w:sz w:val="18"/>
      <w:szCs w:val="18"/>
      <w:lang w:eastAsia="es-ES"/>
    </w:rPr>
  </w:style>
  <w:style w:type="paragraph" w:styleId="Prrafodelista">
    <w:name w:val="List Paragraph"/>
    <w:basedOn w:val="Normal"/>
    <w:uiPriority w:val="34"/>
    <w:rsid w:val="007C5FBB"/>
    <w:pPr>
      <w:ind w:left="720"/>
      <w:contextualSpacing/>
    </w:pPr>
    <w:rPr>
      <w:color w:val="00B050"/>
    </w:rPr>
  </w:style>
  <w:style w:type="table" w:styleId="Tablaconcuadrcula">
    <w:name w:val="Table Grid"/>
    <w:basedOn w:val="Tablanormal"/>
    <w:uiPriority w:val="59"/>
    <w:rsid w:val="00A60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633050"/>
    <w:rPr>
      <w:color w:val="0000FF"/>
      <w:u w:val="single"/>
    </w:rPr>
  </w:style>
  <w:style w:type="character" w:customStyle="1" w:styleId="Ttulo1Car">
    <w:name w:val="Título 1 Car"/>
    <w:aliases w:val="ADYNA_Título 01 Car"/>
    <w:basedOn w:val="Fuentedeprrafopredeter"/>
    <w:link w:val="Ttulo1"/>
    <w:uiPriority w:val="9"/>
    <w:rsid w:val="00CC4EBA"/>
    <w:rPr>
      <w:rFonts w:ascii="Times New Roman" w:eastAsiaTheme="majorEastAsia" w:hAnsi="Times New Roman" w:cstheme="majorBidi"/>
      <w:b/>
      <w:bCs/>
      <w:sz w:val="18"/>
      <w:szCs w:val="20"/>
      <w:lang w:val="en-US" w:eastAsia="es-ES"/>
    </w:rPr>
  </w:style>
  <w:style w:type="character" w:customStyle="1" w:styleId="Ttulo3Car">
    <w:name w:val="Título 3 Car"/>
    <w:aliases w:val="ADYNA_Título 3 Car"/>
    <w:basedOn w:val="Fuentedeprrafopredeter"/>
    <w:link w:val="Ttulo3"/>
    <w:uiPriority w:val="9"/>
    <w:rsid w:val="00A77F97"/>
    <w:rPr>
      <w:rFonts w:ascii="Times New Roman" w:eastAsiaTheme="majorEastAsia" w:hAnsi="Times New Roman" w:cstheme="majorBidi"/>
      <w:bCs/>
      <w:sz w:val="18"/>
      <w:szCs w:val="24"/>
      <w:lang w:val="en-US" w:eastAsia="es-ES"/>
    </w:rPr>
  </w:style>
  <w:style w:type="character" w:customStyle="1" w:styleId="Ttulo4Car">
    <w:name w:val="Título 4 Car"/>
    <w:aliases w:val="ADYNA_Título 4 Car"/>
    <w:basedOn w:val="Fuentedeprrafopredeter"/>
    <w:link w:val="Ttulo4"/>
    <w:uiPriority w:val="9"/>
    <w:rsid w:val="007C5FBB"/>
    <w:rPr>
      <w:rFonts w:asciiTheme="majorHAnsi" w:eastAsiaTheme="majorEastAsia" w:hAnsiTheme="majorHAnsi" w:cstheme="majorBidi"/>
      <w:b/>
      <w:bCs/>
      <w:i/>
      <w:iCs/>
      <w:sz w:val="18"/>
      <w:szCs w:val="24"/>
      <w:lang w:eastAsia="es-ES"/>
    </w:rPr>
  </w:style>
  <w:style w:type="character" w:customStyle="1" w:styleId="Ttulo5Car">
    <w:name w:val="Título 5 Car"/>
    <w:basedOn w:val="Fuentedeprrafopredeter"/>
    <w:link w:val="Ttulo5"/>
    <w:uiPriority w:val="9"/>
    <w:semiHidden/>
    <w:rsid w:val="00FD759E"/>
    <w:rPr>
      <w:rFonts w:asciiTheme="majorHAnsi" w:eastAsiaTheme="majorEastAsia" w:hAnsiTheme="majorHAnsi" w:cstheme="majorBidi"/>
      <w:color w:val="243F60" w:themeColor="accent1" w:themeShade="7F"/>
      <w:sz w:val="18"/>
      <w:szCs w:val="24"/>
      <w:lang w:eastAsia="es-ES"/>
    </w:rPr>
  </w:style>
  <w:style w:type="character" w:customStyle="1" w:styleId="Ttulo6Car">
    <w:name w:val="Título 6 Car"/>
    <w:basedOn w:val="Fuentedeprrafopredeter"/>
    <w:link w:val="Ttulo6"/>
    <w:uiPriority w:val="9"/>
    <w:semiHidden/>
    <w:rsid w:val="00FD759E"/>
    <w:rPr>
      <w:rFonts w:asciiTheme="majorHAnsi" w:eastAsiaTheme="majorEastAsia" w:hAnsiTheme="majorHAnsi" w:cstheme="majorBidi"/>
      <w:i/>
      <w:iCs/>
      <w:color w:val="243F60" w:themeColor="accent1" w:themeShade="7F"/>
      <w:sz w:val="18"/>
      <w:szCs w:val="24"/>
      <w:lang w:eastAsia="es-ES"/>
    </w:rPr>
  </w:style>
  <w:style w:type="character" w:customStyle="1" w:styleId="Ttulo7Car">
    <w:name w:val="Título 7 Car"/>
    <w:basedOn w:val="Fuentedeprrafopredeter"/>
    <w:link w:val="Ttulo7"/>
    <w:uiPriority w:val="9"/>
    <w:semiHidden/>
    <w:rsid w:val="00FD759E"/>
    <w:rPr>
      <w:rFonts w:asciiTheme="majorHAnsi" w:eastAsiaTheme="majorEastAsia" w:hAnsiTheme="majorHAnsi" w:cstheme="majorBidi"/>
      <w:i/>
      <w:iCs/>
      <w:color w:val="404040" w:themeColor="text1" w:themeTint="BF"/>
      <w:sz w:val="18"/>
      <w:szCs w:val="24"/>
      <w:lang w:eastAsia="es-ES"/>
    </w:rPr>
  </w:style>
  <w:style w:type="character" w:customStyle="1" w:styleId="Ttulo8Car">
    <w:name w:val="Título 8 Car"/>
    <w:basedOn w:val="Fuentedeprrafopredeter"/>
    <w:link w:val="Ttulo8"/>
    <w:uiPriority w:val="9"/>
    <w:semiHidden/>
    <w:rsid w:val="00FD759E"/>
    <w:rPr>
      <w:rFonts w:asciiTheme="majorHAnsi" w:eastAsiaTheme="majorEastAsia" w:hAnsiTheme="majorHAnsi" w:cstheme="majorBidi"/>
      <w:color w:val="404040" w:themeColor="text1" w:themeTint="BF"/>
      <w:sz w:val="18"/>
      <w:szCs w:val="20"/>
      <w:lang w:eastAsia="es-ES"/>
    </w:rPr>
  </w:style>
  <w:style w:type="character" w:customStyle="1" w:styleId="Ttulo9Car">
    <w:name w:val="Título 9 Car"/>
    <w:basedOn w:val="Fuentedeprrafopredeter"/>
    <w:link w:val="Ttulo9"/>
    <w:uiPriority w:val="9"/>
    <w:semiHidden/>
    <w:rsid w:val="00FD759E"/>
    <w:rPr>
      <w:rFonts w:asciiTheme="majorHAnsi" w:eastAsiaTheme="majorEastAsia" w:hAnsiTheme="majorHAnsi" w:cstheme="majorBidi"/>
      <w:i/>
      <w:iCs/>
      <w:color w:val="404040" w:themeColor="text1" w:themeTint="BF"/>
      <w:sz w:val="18"/>
      <w:szCs w:val="20"/>
      <w:lang w:eastAsia="es-ES"/>
    </w:rPr>
  </w:style>
  <w:style w:type="paragraph" w:customStyle="1" w:styleId="ADYNATituloArticulo">
    <w:name w:val="ADYNA_Titulo Articulo"/>
    <w:basedOn w:val="Normal"/>
    <w:qFormat/>
    <w:rsid w:val="00395217"/>
    <w:pPr>
      <w:jc w:val="center"/>
    </w:pPr>
    <w:rPr>
      <w:sz w:val="36"/>
      <w:szCs w:val="32"/>
      <w:lang w:val="en-US"/>
    </w:rPr>
  </w:style>
  <w:style w:type="paragraph" w:customStyle="1" w:styleId="ADYNAAutores">
    <w:name w:val="ADYNA_Autores"/>
    <w:basedOn w:val="Normal"/>
    <w:qFormat/>
    <w:rsid w:val="00395217"/>
    <w:pPr>
      <w:jc w:val="center"/>
    </w:pPr>
    <w:rPr>
      <w:sz w:val="26"/>
      <w:szCs w:val="20"/>
      <w:lang w:val="es-CO"/>
    </w:rPr>
  </w:style>
  <w:style w:type="character" w:styleId="Refdecomentario">
    <w:name w:val="annotation reference"/>
    <w:basedOn w:val="Fuentedeprrafopredeter"/>
    <w:uiPriority w:val="99"/>
    <w:semiHidden/>
    <w:unhideWhenUsed/>
    <w:rsid w:val="00B1380A"/>
    <w:rPr>
      <w:sz w:val="16"/>
      <w:szCs w:val="16"/>
    </w:rPr>
  </w:style>
  <w:style w:type="paragraph" w:styleId="Textocomentario">
    <w:name w:val="annotation text"/>
    <w:basedOn w:val="Normal"/>
    <w:link w:val="TextocomentarioCar"/>
    <w:uiPriority w:val="99"/>
    <w:semiHidden/>
    <w:unhideWhenUsed/>
    <w:rsid w:val="00B1380A"/>
    <w:rPr>
      <w:szCs w:val="20"/>
    </w:rPr>
  </w:style>
  <w:style w:type="character" w:customStyle="1" w:styleId="TextocomentarioCar">
    <w:name w:val="Texto comentario Car"/>
    <w:basedOn w:val="Fuentedeprrafopredeter"/>
    <w:link w:val="Textocomentario"/>
    <w:uiPriority w:val="99"/>
    <w:semiHidden/>
    <w:rsid w:val="00B1380A"/>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B1380A"/>
    <w:rPr>
      <w:b/>
      <w:bCs/>
    </w:rPr>
  </w:style>
  <w:style w:type="character" w:customStyle="1" w:styleId="AsuntodelcomentarioCar">
    <w:name w:val="Asunto del comentario Car"/>
    <w:basedOn w:val="TextocomentarioCar"/>
    <w:link w:val="Asuntodelcomentario"/>
    <w:uiPriority w:val="99"/>
    <w:semiHidden/>
    <w:rsid w:val="00B1380A"/>
    <w:rPr>
      <w:rFonts w:ascii="Times New Roman" w:eastAsia="Times New Roman" w:hAnsi="Times New Roman" w:cs="Times New Roman"/>
      <w:b/>
      <w:bCs/>
      <w:sz w:val="20"/>
      <w:szCs w:val="20"/>
      <w:lang w:eastAsia="es-ES"/>
    </w:rPr>
  </w:style>
  <w:style w:type="character" w:styleId="Nmerodepgina">
    <w:name w:val="page number"/>
    <w:basedOn w:val="Fuentedeprrafopredeter"/>
    <w:uiPriority w:val="99"/>
    <w:semiHidden/>
    <w:unhideWhenUsed/>
    <w:rsid w:val="00372740"/>
  </w:style>
  <w:style w:type="character" w:styleId="Textodelmarcadordeposicin">
    <w:name w:val="Placeholder Text"/>
    <w:basedOn w:val="Fuentedeprrafopredeter"/>
    <w:uiPriority w:val="99"/>
    <w:semiHidden/>
    <w:rsid w:val="00752300"/>
    <w:rPr>
      <w:color w:val="808080"/>
    </w:rPr>
  </w:style>
  <w:style w:type="character" w:styleId="Textoennegrita">
    <w:name w:val="Strong"/>
    <w:basedOn w:val="Fuentedeprrafopredeter"/>
    <w:uiPriority w:val="22"/>
    <w:rsid w:val="003B6567"/>
    <w:rPr>
      <w:b/>
      <w:bCs/>
    </w:rPr>
  </w:style>
  <w:style w:type="character" w:customStyle="1" w:styleId="negritarojo">
    <w:name w:val="negritarojo"/>
    <w:basedOn w:val="Fuentedeprrafopredeter"/>
    <w:rsid w:val="003B6567"/>
  </w:style>
  <w:style w:type="character" w:customStyle="1" w:styleId="apple-converted-space">
    <w:name w:val="apple-converted-space"/>
    <w:basedOn w:val="Fuentedeprrafopredeter"/>
    <w:rsid w:val="003B6567"/>
  </w:style>
  <w:style w:type="paragraph" w:styleId="NormalWeb">
    <w:name w:val="Normal (Web)"/>
    <w:basedOn w:val="Normal"/>
    <w:uiPriority w:val="99"/>
    <w:semiHidden/>
    <w:unhideWhenUsed/>
    <w:rsid w:val="00392545"/>
    <w:pPr>
      <w:spacing w:before="100" w:beforeAutospacing="1" w:after="100" w:afterAutospacing="1"/>
      <w:jc w:val="left"/>
    </w:pPr>
    <w:rPr>
      <w:sz w:val="24"/>
      <w:lang w:val="es-CO" w:eastAsia="es-CO"/>
    </w:rPr>
  </w:style>
  <w:style w:type="paragraph" w:customStyle="1" w:styleId="ADYNABibliografia">
    <w:name w:val="ADYNA_Bibliografia"/>
    <w:basedOn w:val="Normal"/>
    <w:qFormat/>
    <w:rsid w:val="00395217"/>
    <w:pPr>
      <w:spacing w:after="160"/>
    </w:pPr>
    <w:rPr>
      <w:sz w:val="16"/>
      <w:szCs w:val="20"/>
      <w:lang w:val="en-US"/>
    </w:rPr>
  </w:style>
  <w:style w:type="paragraph" w:styleId="Sinespaciado">
    <w:name w:val="No Spacing"/>
    <w:uiPriority w:val="1"/>
    <w:rsid w:val="007C5FBB"/>
    <w:pPr>
      <w:spacing w:after="0" w:line="240" w:lineRule="auto"/>
      <w:jc w:val="both"/>
    </w:pPr>
    <w:rPr>
      <w:rFonts w:ascii="Times New Roman" w:eastAsia="Times New Roman" w:hAnsi="Times New Roman" w:cs="Times New Roman"/>
      <w:color w:val="943634" w:themeColor="accent2" w:themeShade="BF"/>
      <w:sz w:val="20"/>
      <w:szCs w:val="24"/>
      <w:lang w:eastAsia="es-ES"/>
    </w:rPr>
  </w:style>
  <w:style w:type="character" w:styleId="nfasisintenso">
    <w:name w:val="Intense Emphasis"/>
    <w:basedOn w:val="Fuentedeprrafopredeter"/>
    <w:uiPriority w:val="21"/>
    <w:rsid w:val="007C5FBB"/>
    <w:rPr>
      <w:i/>
      <w:iCs/>
      <w:color w:val="00B050"/>
    </w:rPr>
  </w:style>
  <w:style w:type="paragraph" w:styleId="Citadestacada">
    <w:name w:val="Intense Quote"/>
    <w:basedOn w:val="Normal"/>
    <w:next w:val="Normal"/>
    <w:link w:val="CitadestacadaCar"/>
    <w:uiPriority w:val="30"/>
    <w:rsid w:val="007C5FBB"/>
    <w:pPr>
      <w:pBdr>
        <w:top w:val="single" w:sz="4" w:space="10" w:color="4F81BD" w:themeColor="accent1"/>
        <w:bottom w:val="single" w:sz="4" w:space="10" w:color="4F81BD" w:themeColor="accent1"/>
      </w:pBdr>
      <w:spacing w:before="360" w:after="360"/>
      <w:ind w:left="864" w:right="864"/>
      <w:jc w:val="center"/>
    </w:pPr>
    <w:rPr>
      <w:i/>
      <w:iCs/>
      <w:color w:val="E36C0A" w:themeColor="accent6" w:themeShade="BF"/>
    </w:rPr>
  </w:style>
  <w:style w:type="character" w:customStyle="1" w:styleId="CitadestacadaCar">
    <w:name w:val="Cita destacada Car"/>
    <w:basedOn w:val="Fuentedeprrafopredeter"/>
    <w:link w:val="Citadestacada"/>
    <w:uiPriority w:val="30"/>
    <w:rsid w:val="007C5FBB"/>
    <w:rPr>
      <w:rFonts w:ascii="Times New Roman" w:eastAsia="Times New Roman" w:hAnsi="Times New Roman" w:cs="Times New Roman"/>
      <w:i/>
      <w:iCs/>
      <w:color w:val="E36C0A" w:themeColor="accent6" w:themeShade="BF"/>
      <w:sz w:val="20"/>
      <w:szCs w:val="24"/>
      <w:lang w:eastAsia="es-ES"/>
    </w:rPr>
  </w:style>
  <w:style w:type="paragraph" w:customStyle="1" w:styleId="ADYNAAbstrac">
    <w:name w:val="ADYNA_Abstrac"/>
    <w:basedOn w:val="Normal"/>
    <w:qFormat/>
    <w:rsid w:val="007C5FBB"/>
    <w:rPr>
      <w:lang w:val="en-US"/>
    </w:rPr>
  </w:style>
  <w:style w:type="paragraph" w:customStyle="1" w:styleId="ADYNATitulo1">
    <w:name w:val="ADYNA_Titulo 1"/>
    <w:basedOn w:val="Ttulo1"/>
    <w:rsid w:val="007C5FBB"/>
    <w:pPr>
      <w:numPr>
        <w:numId w:val="0"/>
      </w:numPr>
    </w:pPr>
  </w:style>
  <w:style w:type="paragraph" w:customStyle="1" w:styleId="ADYNATitulo2">
    <w:name w:val="ADYNA_Titulo 2"/>
    <w:basedOn w:val="Ttulo2"/>
    <w:rsid w:val="007C5FBB"/>
    <w:pPr>
      <w:numPr>
        <w:ilvl w:val="0"/>
        <w:numId w:val="0"/>
      </w:numPr>
      <w:ind w:left="576" w:hanging="576"/>
    </w:pPr>
  </w:style>
  <w:style w:type="paragraph" w:customStyle="1" w:styleId="ADYNATitulo3">
    <w:name w:val="ADYNA_Titulo 3"/>
    <w:basedOn w:val="Ttulo2"/>
    <w:rsid w:val="007C5FBB"/>
    <w:pPr>
      <w:numPr>
        <w:ilvl w:val="0"/>
        <w:numId w:val="0"/>
      </w:numPr>
      <w:ind w:left="576" w:hanging="576"/>
    </w:pPr>
    <w:rPr>
      <w:b w:val="0"/>
      <w:i w:val="0"/>
    </w:rPr>
  </w:style>
  <w:style w:type="paragraph" w:customStyle="1" w:styleId="ADYNATabla">
    <w:name w:val="ADYNA_Tabla"/>
    <w:basedOn w:val="Normal"/>
    <w:rsid w:val="007C5FBB"/>
    <w:rPr>
      <w:sz w:val="16"/>
      <w:szCs w:val="20"/>
      <w:lang w:val="en-US"/>
    </w:rPr>
  </w:style>
  <w:style w:type="paragraph" w:customStyle="1" w:styleId="ADYNAFiliacion">
    <w:name w:val="ADYNA_Filiacion"/>
    <w:basedOn w:val="Normal"/>
    <w:rsid w:val="007C5FBB"/>
    <w:pPr>
      <w:jc w:val="center"/>
    </w:pPr>
    <w:rPr>
      <w:i/>
      <w:sz w:val="16"/>
      <w:szCs w:val="20"/>
      <w:lang w:val="es-ES_tradnl"/>
    </w:rPr>
  </w:style>
  <w:style w:type="paragraph" w:customStyle="1" w:styleId="ADYNACVAutores">
    <w:name w:val="ADYNA_CV Autores"/>
    <w:basedOn w:val="Normal"/>
    <w:rsid w:val="007C5FBB"/>
    <w:rPr>
      <w:sz w:val="16"/>
      <w:szCs w:val="20"/>
      <w:lang w:val="en-US"/>
    </w:rPr>
  </w:style>
  <w:style w:type="paragraph" w:customStyle="1" w:styleId="ADYNAPiePagina">
    <w:name w:val="ADYNA_Pie Pagina"/>
    <w:basedOn w:val="ADYNATituloArticulo"/>
    <w:rsid w:val="0080081C"/>
    <w:pPr>
      <w:spacing w:before="200"/>
      <w:jc w:val="left"/>
    </w:pPr>
    <w:rPr>
      <w:sz w:val="16"/>
      <w:szCs w:val="16"/>
      <w:lang w:val="es-CO"/>
    </w:rPr>
  </w:style>
  <w:style w:type="paragraph" w:customStyle="1" w:styleId="ADYNANormal">
    <w:name w:val="ADYNA_Normal"/>
    <w:basedOn w:val="Normal"/>
    <w:rsid w:val="002611B1"/>
    <w:pPr>
      <w:ind w:firstLine="284"/>
    </w:pPr>
    <w:rPr>
      <w:sz w:val="20"/>
      <w:szCs w:val="20"/>
      <w:lang w:val="en-US"/>
    </w:rPr>
  </w:style>
  <w:style w:type="paragraph" w:customStyle="1" w:styleId="TituloArticulo">
    <w:name w:val="Titulo Articulo"/>
    <w:basedOn w:val="Normal"/>
    <w:qFormat/>
    <w:rsid w:val="00EB3FA8"/>
    <w:pPr>
      <w:jc w:val="center"/>
    </w:pPr>
    <w:rPr>
      <w:sz w:val="36"/>
      <w:szCs w:val="32"/>
      <w:lang w:val="en-US"/>
    </w:rPr>
  </w:style>
  <w:style w:type="character" w:customStyle="1" w:styleId="libx-autolink">
    <w:name w:val="libx-autolink"/>
    <w:basedOn w:val="Fuentedeprrafopredeter"/>
    <w:rsid w:val="004020BD"/>
  </w:style>
  <w:style w:type="character" w:styleId="nfasis">
    <w:name w:val="Emphasis"/>
    <w:basedOn w:val="Fuentedeprrafopredeter"/>
    <w:uiPriority w:val="20"/>
    <w:qFormat/>
    <w:rsid w:val="004020BD"/>
    <w:rPr>
      <w:i/>
      <w:iCs/>
    </w:rPr>
  </w:style>
  <w:style w:type="character" w:styleId="Mencinsinresolver">
    <w:name w:val="Unresolved Mention"/>
    <w:basedOn w:val="Fuentedeprrafopredeter"/>
    <w:uiPriority w:val="99"/>
    <w:semiHidden/>
    <w:unhideWhenUsed/>
    <w:rsid w:val="00AA1AEB"/>
    <w:rPr>
      <w:color w:val="605E5C"/>
      <w:shd w:val="clear" w:color="auto" w:fill="E1DFDD"/>
    </w:rPr>
  </w:style>
  <w:style w:type="character" w:styleId="Hipervnculovisitado">
    <w:name w:val="FollowedHyperlink"/>
    <w:basedOn w:val="Fuentedeprrafopredeter"/>
    <w:uiPriority w:val="99"/>
    <w:semiHidden/>
    <w:unhideWhenUsed/>
    <w:rsid w:val="00101F68"/>
    <w:rPr>
      <w:color w:val="800080" w:themeColor="followedHyperlink"/>
      <w:u w:val="single"/>
    </w:rPr>
  </w:style>
  <w:style w:type="numbering" w:customStyle="1" w:styleId="Listaactual1">
    <w:name w:val="Lista actual1"/>
    <w:uiPriority w:val="99"/>
    <w:rsid w:val="00D04051"/>
    <w:pPr>
      <w:numPr>
        <w:numId w:val="2"/>
      </w:numPr>
    </w:pPr>
  </w:style>
  <w:style w:type="paragraph" w:styleId="Revisin">
    <w:name w:val="Revision"/>
    <w:hidden/>
    <w:uiPriority w:val="99"/>
    <w:semiHidden/>
    <w:rsid w:val="00AB2994"/>
    <w:pPr>
      <w:spacing w:after="0" w:line="240" w:lineRule="auto"/>
    </w:pPr>
    <w:rPr>
      <w:rFonts w:ascii="Times New Roman" w:eastAsia="Times New Roman" w:hAnsi="Times New Roman" w:cs="Times New Roman"/>
      <w:sz w:val="18"/>
      <w:szCs w:val="24"/>
      <w:lang w:eastAsia="es-ES"/>
    </w:rPr>
  </w:style>
  <w:style w:type="paragraph" w:customStyle="1" w:styleId="Code">
    <w:name w:val="Code"/>
    <w:basedOn w:val="Normal"/>
    <w:qFormat/>
    <w:rsid w:val="00383397"/>
    <w:rPr>
      <w:rFonts w:ascii="Consolas" w:hAnsi="Consolas" w:cs="Consolas"/>
      <w:noProof/>
      <w:spacing w:val="-5"/>
      <w:sz w:val="16"/>
      <w:szCs w:val="15"/>
      <w:lang w:val="en-US"/>
    </w:rPr>
  </w:style>
  <w:style w:type="paragraph" w:customStyle="1" w:styleId="Bibliografa1">
    <w:name w:val="Bibliografía1"/>
    <w:basedOn w:val="Normal"/>
    <w:link w:val="BibliographyCar"/>
    <w:rsid w:val="0036549A"/>
    <w:pPr>
      <w:tabs>
        <w:tab w:val="left" w:pos="500"/>
      </w:tabs>
      <w:ind w:left="504" w:hanging="504"/>
    </w:pPr>
    <w:rPr>
      <w:lang w:val="en-US"/>
    </w:rPr>
  </w:style>
  <w:style w:type="character" w:customStyle="1" w:styleId="BibliographyCar">
    <w:name w:val="Bibliography Car"/>
    <w:basedOn w:val="Fuentedeprrafopredeter"/>
    <w:link w:val="Bibliografa1"/>
    <w:rsid w:val="0036549A"/>
    <w:rPr>
      <w:rFonts w:ascii="Times New Roman" w:eastAsia="Times New Roman" w:hAnsi="Times New Roman" w:cs="Times New Roman"/>
      <w:sz w:val="18"/>
      <w:szCs w:val="24"/>
      <w:lang w:val="en-US" w:eastAsia="es-ES"/>
    </w:rPr>
  </w:style>
  <w:style w:type="paragraph" w:styleId="Bibliografa">
    <w:name w:val="Bibliography"/>
    <w:basedOn w:val="Normal"/>
    <w:next w:val="Normal"/>
    <w:uiPriority w:val="37"/>
    <w:unhideWhenUsed/>
    <w:rsid w:val="00B66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79703">
      <w:bodyDiv w:val="1"/>
      <w:marLeft w:val="0"/>
      <w:marRight w:val="0"/>
      <w:marTop w:val="0"/>
      <w:marBottom w:val="0"/>
      <w:divBdr>
        <w:top w:val="none" w:sz="0" w:space="0" w:color="auto"/>
        <w:left w:val="none" w:sz="0" w:space="0" w:color="auto"/>
        <w:bottom w:val="none" w:sz="0" w:space="0" w:color="auto"/>
        <w:right w:val="none" w:sz="0" w:space="0" w:color="auto"/>
      </w:divBdr>
    </w:div>
    <w:div w:id="256868290">
      <w:bodyDiv w:val="1"/>
      <w:marLeft w:val="0"/>
      <w:marRight w:val="0"/>
      <w:marTop w:val="0"/>
      <w:marBottom w:val="0"/>
      <w:divBdr>
        <w:top w:val="none" w:sz="0" w:space="0" w:color="auto"/>
        <w:left w:val="none" w:sz="0" w:space="0" w:color="auto"/>
        <w:bottom w:val="none" w:sz="0" w:space="0" w:color="auto"/>
        <w:right w:val="none" w:sz="0" w:space="0" w:color="auto"/>
      </w:divBdr>
      <w:divsChild>
        <w:div w:id="1406224876">
          <w:marLeft w:val="0"/>
          <w:marRight w:val="0"/>
          <w:marTop w:val="0"/>
          <w:marBottom w:val="0"/>
          <w:divBdr>
            <w:top w:val="none" w:sz="0" w:space="0" w:color="auto"/>
            <w:left w:val="none" w:sz="0" w:space="0" w:color="auto"/>
            <w:bottom w:val="none" w:sz="0" w:space="0" w:color="auto"/>
            <w:right w:val="none" w:sz="0" w:space="0" w:color="auto"/>
          </w:divBdr>
          <w:divsChild>
            <w:div w:id="1737707404">
              <w:marLeft w:val="0"/>
              <w:marRight w:val="0"/>
              <w:marTop w:val="0"/>
              <w:marBottom w:val="0"/>
              <w:divBdr>
                <w:top w:val="none" w:sz="0" w:space="0" w:color="auto"/>
                <w:left w:val="none" w:sz="0" w:space="0" w:color="auto"/>
                <w:bottom w:val="none" w:sz="0" w:space="0" w:color="auto"/>
                <w:right w:val="none" w:sz="0" w:space="0" w:color="auto"/>
              </w:divBdr>
              <w:divsChild>
                <w:div w:id="16478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326940">
      <w:bodyDiv w:val="1"/>
      <w:marLeft w:val="0"/>
      <w:marRight w:val="0"/>
      <w:marTop w:val="0"/>
      <w:marBottom w:val="0"/>
      <w:divBdr>
        <w:top w:val="none" w:sz="0" w:space="0" w:color="auto"/>
        <w:left w:val="none" w:sz="0" w:space="0" w:color="auto"/>
        <w:bottom w:val="none" w:sz="0" w:space="0" w:color="auto"/>
        <w:right w:val="none" w:sz="0" w:space="0" w:color="auto"/>
      </w:divBdr>
    </w:div>
    <w:div w:id="481041486">
      <w:bodyDiv w:val="1"/>
      <w:marLeft w:val="0"/>
      <w:marRight w:val="0"/>
      <w:marTop w:val="0"/>
      <w:marBottom w:val="0"/>
      <w:divBdr>
        <w:top w:val="none" w:sz="0" w:space="0" w:color="auto"/>
        <w:left w:val="none" w:sz="0" w:space="0" w:color="auto"/>
        <w:bottom w:val="none" w:sz="0" w:space="0" w:color="auto"/>
        <w:right w:val="none" w:sz="0" w:space="0" w:color="auto"/>
      </w:divBdr>
    </w:div>
    <w:div w:id="499808187">
      <w:bodyDiv w:val="1"/>
      <w:marLeft w:val="0"/>
      <w:marRight w:val="0"/>
      <w:marTop w:val="0"/>
      <w:marBottom w:val="0"/>
      <w:divBdr>
        <w:top w:val="none" w:sz="0" w:space="0" w:color="auto"/>
        <w:left w:val="none" w:sz="0" w:space="0" w:color="auto"/>
        <w:bottom w:val="none" w:sz="0" w:space="0" w:color="auto"/>
        <w:right w:val="none" w:sz="0" w:space="0" w:color="auto"/>
      </w:divBdr>
    </w:div>
    <w:div w:id="1049302155">
      <w:bodyDiv w:val="1"/>
      <w:marLeft w:val="0"/>
      <w:marRight w:val="0"/>
      <w:marTop w:val="0"/>
      <w:marBottom w:val="0"/>
      <w:divBdr>
        <w:top w:val="none" w:sz="0" w:space="0" w:color="auto"/>
        <w:left w:val="none" w:sz="0" w:space="0" w:color="auto"/>
        <w:bottom w:val="none" w:sz="0" w:space="0" w:color="auto"/>
        <w:right w:val="none" w:sz="0" w:space="0" w:color="auto"/>
      </w:divBdr>
      <w:divsChild>
        <w:div w:id="608700762">
          <w:marLeft w:val="0"/>
          <w:marRight w:val="0"/>
          <w:marTop w:val="0"/>
          <w:marBottom w:val="0"/>
          <w:divBdr>
            <w:top w:val="none" w:sz="0" w:space="0" w:color="auto"/>
            <w:left w:val="none" w:sz="0" w:space="0" w:color="auto"/>
            <w:bottom w:val="none" w:sz="0" w:space="0" w:color="auto"/>
            <w:right w:val="none" w:sz="0" w:space="0" w:color="auto"/>
          </w:divBdr>
          <w:divsChild>
            <w:div w:id="104621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5653">
      <w:bodyDiv w:val="1"/>
      <w:marLeft w:val="0"/>
      <w:marRight w:val="0"/>
      <w:marTop w:val="0"/>
      <w:marBottom w:val="0"/>
      <w:divBdr>
        <w:top w:val="none" w:sz="0" w:space="0" w:color="auto"/>
        <w:left w:val="none" w:sz="0" w:space="0" w:color="auto"/>
        <w:bottom w:val="none" w:sz="0" w:space="0" w:color="auto"/>
        <w:right w:val="none" w:sz="0" w:space="0" w:color="auto"/>
      </w:divBdr>
    </w:div>
    <w:div w:id="1259363888">
      <w:bodyDiv w:val="1"/>
      <w:marLeft w:val="0"/>
      <w:marRight w:val="0"/>
      <w:marTop w:val="0"/>
      <w:marBottom w:val="0"/>
      <w:divBdr>
        <w:top w:val="none" w:sz="0" w:space="0" w:color="auto"/>
        <w:left w:val="none" w:sz="0" w:space="0" w:color="auto"/>
        <w:bottom w:val="none" w:sz="0" w:space="0" w:color="auto"/>
        <w:right w:val="none" w:sz="0" w:space="0" w:color="auto"/>
      </w:divBdr>
    </w:div>
    <w:div w:id="1313753592">
      <w:bodyDiv w:val="1"/>
      <w:marLeft w:val="0"/>
      <w:marRight w:val="0"/>
      <w:marTop w:val="0"/>
      <w:marBottom w:val="0"/>
      <w:divBdr>
        <w:top w:val="none" w:sz="0" w:space="0" w:color="auto"/>
        <w:left w:val="none" w:sz="0" w:space="0" w:color="auto"/>
        <w:bottom w:val="none" w:sz="0" w:space="0" w:color="auto"/>
        <w:right w:val="none" w:sz="0" w:space="0" w:color="auto"/>
      </w:divBdr>
    </w:div>
    <w:div w:id="1722171339">
      <w:bodyDiv w:val="1"/>
      <w:marLeft w:val="0"/>
      <w:marRight w:val="0"/>
      <w:marTop w:val="0"/>
      <w:marBottom w:val="0"/>
      <w:divBdr>
        <w:top w:val="none" w:sz="0" w:space="0" w:color="auto"/>
        <w:left w:val="none" w:sz="0" w:space="0" w:color="auto"/>
        <w:bottom w:val="none" w:sz="0" w:space="0" w:color="auto"/>
        <w:right w:val="none" w:sz="0" w:space="0" w:color="auto"/>
      </w:divBdr>
    </w:div>
    <w:div w:id="1782795770">
      <w:bodyDiv w:val="1"/>
      <w:marLeft w:val="0"/>
      <w:marRight w:val="0"/>
      <w:marTop w:val="0"/>
      <w:marBottom w:val="0"/>
      <w:divBdr>
        <w:top w:val="none" w:sz="0" w:space="0" w:color="auto"/>
        <w:left w:val="none" w:sz="0" w:space="0" w:color="auto"/>
        <w:bottom w:val="none" w:sz="0" w:space="0" w:color="auto"/>
        <w:right w:val="none" w:sz="0" w:space="0" w:color="auto"/>
      </w:divBdr>
    </w:div>
    <w:div w:id="1819376170">
      <w:bodyDiv w:val="1"/>
      <w:marLeft w:val="0"/>
      <w:marRight w:val="0"/>
      <w:marTop w:val="0"/>
      <w:marBottom w:val="0"/>
      <w:divBdr>
        <w:top w:val="none" w:sz="0" w:space="0" w:color="auto"/>
        <w:left w:val="none" w:sz="0" w:space="0" w:color="auto"/>
        <w:bottom w:val="none" w:sz="0" w:space="0" w:color="auto"/>
        <w:right w:val="none" w:sz="0" w:space="0" w:color="auto"/>
      </w:divBdr>
    </w:div>
    <w:div w:id="1870221092">
      <w:bodyDiv w:val="1"/>
      <w:marLeft w:val="0"/>
      <w:marRight w:val="0"/>
      <w:marTop w:val="0"/>
      <w:marBottom w:val="0"/>
      <w:divBdr>
        <w:top w:val="none" w:sz="0" w:space="0" w:color="auto"/>
        <w:left w:val="none" w:sz="0" w:space="0" w:color="auto"/>
        <w:bottom w:val="none" w:sz="0" w:space="0" w:color="auto"/>
        <w:right w:val="none" w:sz="0" w:space="0" w:color="auto"/>
      </w:divBdr>
      <w:divsChild>
        <w:div w:id="2068256862">
          <w:marLeft w:val="0"/>
          <w:marRight w:val="0"/>
          <w:marTop w:val="0"/>
          <w:marBottom w:val="0"/>
          <w:divBdr>
            <w:top w:val="none" w:sz="0" w:space="0" w:color="auto"/>
            <w:left w:val="none" w:sz="0" w:space="0" w:color="auto"/>
            <w:bottom w:val="none" w:sz="0" w:space="0" w:color="auto"/>
            <w:right w:val="none" w:sz="0" w:space="0" w:color="auto"/>
          </w:divBdr>
          <w:divsChild>
            <w:div w:id="90868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72039">
      <w:bodyDiv w:val="1"/>
      <w:marLeft w:val="0"/>
      <w:marRight w:val="0"/>
      <w:marTop w:val="0"/>
      <w:marBottom w:val="0"/>
      <w:divBdr>
        <w:top w:val="none" w:sz="0" w:space="0" w:color="auto"/>
        <w:left w:val="none" w:sz="0" w:space="0" w:color="auto"/>
        <w:bottom w:val="none" w:sz="0" w:space="0" w:color="auto"/>
        <w:right w:val="none" w:sz="0" w:space="0" w:color="auto"/>
      </w:divBdr>
    </w:div>
    <w:div w:id="211112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microsoft.com/office/2011/relationships/people" Target="peop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6B1B75-B08F-DE44-BCCD-0C295B2CB021}">
  <we:reference id="wa200001011" version="1.2.0.0" store="es-MX"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76741-5654-499D-AE08-55E026AA1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6843</TotalTime>
  <Pages>15</Pages>
  <Words>27526</Words>
  <Characters>151396</Characters>
  <Application>Microsoft Office Word</Application>
  <DocSecurity>0</DocSecurity>
  <Lines>1261</Lines>
  <Paragraphs>357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Amilkar Alvarez</dc:creator>
  <cp:lastModifiedBy>Juan David Velasquez</cp:lastModifiedBy>
  <cp:revision>134</cp:revision>
  <cp:lastPrinted>2025-04-09T21:13:00Z</cp:lastPrinted>
  <dcterms:created xsi:type="dcterms:W3CDTF">2014-04-08T21:10:00Z</dcterms:created>
  <dcterms:modified xsi:type="dcterms:W3CDTF">2025-11-29T23:19:00Z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id="ohUOWqps"/&gt;&lt;style id="http://www.zotero.org/styles/ieee" locale="en-US" hasBibliography="1" bibliographyStyleHasBeenSet="1"/&gt;&lt;prefs&gt;&lt;pref name="fieldType" value="Field"/&gt;&lt;/prefs&gt;&lt;/data&gt;</vt:lpwstr>
  </property>
  <property fmtid="{D5CDD505-2E9C-101B-9397-08002B2CF9AE}" pid="3" name="grammarly_documentId">
    <vt:lpwstr>documentId_6336</vt:lpwstr>
  </property>
  <property fmtid="{D5CDD505-2E9C-101B-9397-08002B2CF9AE}" pid="4" name="grammarly_documentContext">
    <vt:lpwstr>{"goals":[],"domain":"general","emotions":[],"dialect":"american"}</vt:lpwstr>
  </property>
</Properties>
</file>